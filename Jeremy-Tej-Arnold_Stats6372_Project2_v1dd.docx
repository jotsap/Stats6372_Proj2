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Ex1.xml" ContentType="application/vnd.ms-office.chartex+xml"/>
  <Override PartName="/word/charts/chartEx2.xml" ContentType="application/vnd.ms-office.chartex+xml"/>
  <Override PartName="/word/charts/chartEx3.xml" ContentType="application/vnd.ms-office.chartex+xml"/>
  <Override PartName="/word/people.xml" ContentType="application/vnd.openxmlformats-officedocument.wordprocessingml.people+xml"/>
  <Override PartName="/word/charts/colors1.xml" ContentType="application/vnd.ms-office.chartcolorstyle+xml"/>
  <Override PartName="/word/charts/style1.xml" ContentType="application/vnd.ms-office.chartstyle+xml"/>
  <Override PartName="/word/charts/colors2.xml" ContentType="application/vnd.ms-office.chartcolorstyle+xml"/>
  <Override PartName="/word/charts/style2.xml" ContentType="application/vnd.ms-office.chartstyle+xml"/>
  <Override PartName="/word/charts/colors3.xml" ContentType="application/vnd.ms-office.chartcolorstyle+xml"/>
  <Override PartName="/word/charts/style3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58D5FC24" w:rsidR="00861D48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</w:t>
      </w:r>
      <w:ins w:id="0" w:author="Arnold Zhang" w:date="2019-04-21T18:47:00Z">
        <w:r w:rsidR="005E486E">
          <w:rPr>
            <w:rFonts w:ascii="Cambria" w:hAnsi="Cambria" w:cs="Segoe UI Light"/>
            <w:sz w:val="36"/>
          </w:rPr>
          <w:t>istics</w:t>
        </w:r>
      </w:ins>
      <w:del w:id="1" w:author="Arnold Zhang" w:date="2019-04-21T18:47:00Z">
        <w:r w:rsidRPr="00832891" w:rsidDel="005E486E">
          <w:rPr>
            <w:rFonts w:ascii="Cambria" w:hAnsi="Cambria" w:cs="Segoe UI Light"/>
            <w:sz w:val="36"/>
          </w:rPr>
          <w:delText>s</w:delText>
        </w:r>
      </w:del>
      <w:r w:rsidRPr="00832891">
        <w:rPr>
          <w:rFonts w:ascii="Cambria" w:hAnsi="Cambria" w:cs="Segoe UI Light"/>
          <w:sz w:val="36"/>
        </w:rPr>
        <w:t xml:space="preserve"> 6372</w:t>
      </w:r>
    </w:p>
    <w:p w14:paraId="61BA4526" w14:textId="6EEB7E22" w:rsidR="006462FE" w:rsidRPr="00832891" w:rsidRDefault="006462FE" w:rsidP="00464991">
      <w:pPr>
        <w:spacing w:after="0" w:line="240" w:lineRule="auto"/>
        <w:rPr>
          <w:rFonts w:ascii="Cambria" w:hAnsi="Cambria" w:cs="Segoe UI Light"/>
          <w:sz w:val="36"/>
        </w:rPr>
      </w:pPr>
      <w:r>
        <w:rPr>
          <w:rFonts w:ascii="Cambria" w:hAnsi="Cambria" w:cs="Segoe UI Light"/>
          <w:sz w:val="36"/>
        </w:rPr>
        <w:t>Sec. 402 (2019 Spr)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BE09727" w14:textId="55DBD81F" w:rsidR="00832891" w:rsidRPr="00832891" w:rsidRDefault="006462FE" w:rsidP="00832891">
      <w:pPr>
        <w:spacing w:after="0" w:line="240" w:lineRule="auto"/>
        <w:rPr>
          <w:rFonts w:ascii="Cambria" w:hAnsi="Cambria" w:cs="Segoe UI Light"/>
          <w:sz w:val="24"/>
        </w:rPr>
      </w:pPr>
      <w:r>
        <w:rPr>
          <w:rFonts w:ascii="Cambria" w:hAnsi="Cambria" w:cs="Segoe UI Light"/>
          <w:sz w:val="24"/>
        </w:rPr>
        <w:t>Jeremy O</w:t>
      </w:r>
      <w:ins w:id="2" w:author="Arnold Zhang" w:date="2019-04-20T14:28:00Z">
        <w:r w:rsidR="007A5F41">
          <w:rPr>
            <w:rFonts w:ascii="Cambria" w:hAnsi="Cambria" w:cs="Segoe UI Light"/>
            <w:sz w:val="24"/>
          </w:rPr>
          <w:t>ts</w:t>
        </w:r>
      </w:ins>
      <w:del w:id="3" w:author="Arnold Zhang" w:date="2019-04-20T14:28:00Z">
        <w:r w:rsidDel="007A5F41">
          <w:rPr>
            <w:rFonts w:ascii="Cambria" w:hAnsi="Cambria" w:cs="Segoe UI Light"/>
            <w:sz w:val="24"/>
          </w:rPr>
          <w:delText>st</w:delText>
        </w:r>
      </w:del>
      <w:r>
        <w:rPr>
          <w:rFonts w:ascii="Cambria" w:hAnsi="Cambria" w:cs="Segoe UI Light"/>
          <w:sz w:val="24"/>
        </w:rPr>
        <w:t>ap</w:t>
      </w:r>
      <w:r w:rsidR="008720ED">
        <w:rPr>
          <w:rFonts w:ascii="Cambria" w:hAnsi="Cambria" w:cs="Segoe UI Light"/>
          <w:sz w:val="24"/>
        </w:rPr>
        <w:tab/>
        <w:t xml:space="preserve">   </w:t>
      </w:r>
      <w:r w:rsidR="00832891" w:rsidRPr="00832891">
        <w:rPr>
          <w:rFonts w:ascii="Cambria" w:hAnsi="Cambria" w:cs="Segoe UI Light"/>
          <w:sz w:val="24"/>
        </w:rPr>
        <w:t xml:space="preserve"> </w:t>
      </w:r>
      <w:hyperlink r:id="rId9" w:history="1">
        <w:r w:rsidR="00832891"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="00832891" w:rsidRPr="00832891">
        <w:rPr>
          <w:rFonts w:ascii="Cambria" w:hAnsi="Cambria" w:cs="Segoe UI Light"/>
          <w:sz w:val="24"/>
        </w:rPr>
        <w:t xml:space="preserve"> </w:t>
      </w:r>
    </w:p>
    <w:p w14:paraId="4D58DB46" w14:textId="3A776810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>Tej Tenmattam</w:t>
      </w:r>
      <w:ins w:id="4" w:author="Arnold Zhang" w:date="2019-04-21T19:20:00Z">
        <w:r w:rsidR="00815669">
          <w:rPr>
            <w:rFonts w:ascii="Cambria" w:hAnsi="Cambria" w:cs="Segoe UI Light"/>
            <w:sz w:val="24"/>
          </w:rPr>
          <w:t xml:space="preserve"> </w:t>
        </w:r>
      </w:ins>
      <w:r w:rsidRPr="00832891">
        <w:rPr>
          <w:rFonts w:ascii="Cambria" w:hAnsi="Cambria" w:cs="Segoe UI Light"/>
          <w:sz w:val="24"/>
        </w:rPr>
        <w:t xml:space="preserve"> </w:t>
      </w:r>
      <w:hyperlink r:id="rId10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66AF5151" w14:textId="6DFEF659" w:rsidR="006462FE" w:rsidRPr="00832891" w:rsidRDefault="006462FE" w:rsidP="006462FE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r w:rsidR="008720ED">
        <w:rPr>
          <w:rFonts w:ascii="Cambria" w:hAnsi="Cambria" w:cs="Segoe UI Light"/>
          <w:sz w:val="24"/>
        </w:rPr>
        <w:t xml:space="preserve">    </w:t>
      </w:r>
      <w:hyperlink r:id="rId11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8860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</w:t>
          </w:r>
          <w:bookmarkStart w:id="5" w:name="_GoBack"/>
          <w:bookmarkEnd w:id="5"/>
          <w:r>
            <w:t>s</w:t>
          </w:r>
        </w:p>
        <w:p w14:paraId="01851D19" w14:textId="77777777" w:rsidR="00097717" w:rsidRDefault="00861D48">
          <w:pPr>
            <w:pStyle w:val="TOC1"/>
            <w:rPr>
              <w:ins w:id="6" w:author="Arnold Zhang" w:date="2019-04-21T19:56:00Z"/>
              <w:rFonts w:eastAsiaTheme="minorEastAsia"/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ins w:id="7" w:author="Arnold Zhang" w:date="2019-04-21T19:56:00Z">
            <w:r w:rsidR="00097717" w:rsidRPr="008C736B">
              <w:rPr>
                <w:rStyle w:val="Hyperlink"/>
                <w:noProof/>
              </w:rPr>
              <w:fldChar w:fldCharType="begin"/>
            </w:r>
            <w:r w:rsidR="00097717" w:rsidRPr="008C736B">
              <w:rPr>
                <w:rStyle w:val="Hyperlink"/>
                <w:noProof/>
              </w:rPr>
              <w:instrText xml:space="preserve"> </w:instrText>
            </w:r>
            <w:r w:rsidR="00097717">
              <w:rPr>
                <w:noProof/>
              </w:rPr>
              <w:instrText>HYPERLINK \l "_Toc6769024"</w:instrText>
            </w:r>
            <w:r w:rsidR="00097717" w:rsidRPr="008C736B">
              <w:rPr>
                <w:rStyle w:val="Hyperlink"/>
                <w:noProof/>
              </w:rPr>
              <w:instrText xml:space="preserve"> </w:instrText>
            </w:r>
            <w:r w:rsidR="00097717" w:rsidRPr="008C736B">
              <w:rPr>
                <w:rStyle w:val="Hyperlink"/>
                <w:noProof/>
              </w:rPr>
            </w:r>
            <w:r w:rsidR="00097717" w:rsidRPr="008C736B">
              <w:rPr>
                <w:rStyle w:val="Hyperlink"/>
                <w:noProof/>
              </w:rPr>
              <w:fldChar w:fldCharType="separate"/>
            </w:r>
            <w:r w:rsidR="00097717" w:rsidRPr="008C736B">
              <w:rPr>
                <w:rStyle w:val="Hyperlink"/>
                <w:noProof/>
              </w:rPr>
              <w:t>Introduction</w:t>
            </w:r>
            <w:r w:rsidR="00097717">
              <w:rPr>
                <w:noProof/>
                <w:webHidden/>
              </w:rPr>
              <w:tab/>
            </w:r>
            <w:r w:rsidR="00097717">
              <w:rPr>
                <w:noProof/>
                <w:webHidden/>
              </w:rPr>
              <w:fldChar w:fldCharType="begin"/>
            </w:r>
            <w:r w:rsidR="00097717">
              <w:rPr>
                <w:noProof/>
                <w:webHidden/>
              </w:rPr>
              <w:instrText xml:space="preserve"> PAGEREF _Toc6769024 \h </w:instrText>
            </w:r>
            <w:r w:rsidR="00097717">
              <w:rPr>
                <w:noProof/>
                <w:webHidden/>
              </w:rPr>
            </w:r>
          </w:ins>
          <w:r w:rsidR="00097717">
            <w:rPr>
              <w:noProof/>
              <w:webHidden/>
            </w:rPr>
            <w:fldChar w:fldCharType="separate"/>
          </w:r>
          <w:ins w:id="8" w:author="Arnold Zhang" w:date="2019-04-21T19:56:00Z">
            <w:r w:rsidR="00097717">
              <w:rPr>
                <w:noProof/>
                <w:webHidden/>
              </w:rPr>
              <w:t>3</w:t>
            </w:r>
            <w:r w:rsidR="00097717">
              <w:rPr>
                <w:noProof/>
                <w:webHidden/>
              </w:rPr>
              <w:fldChar w:fldCharType="end"/>
            </w:r>
            <w:r w:rsidR="00097717" w:rsidRPr="008C736B">
              <w:rPr>
                <w:rStyle w:val="Hyperlink"/>
                <w:noProof/>
              </w:rPr>
              <w:fldChar w:fldCharType="end"/>
            </w:r>
          </w:ins>
        </w:p>
        <w:p w14:paraId="6ABA0200" w14:textId="77777777" w:rsidR="00097717" w:rsidRDefault="00097717">
          <w:pPr>
            <w:pStyle w:val="TOC1"/>
            <w:rPr>
              <w:ins w:id="9" w:author="Arnold Zhang" w:date="2019-04-21T19:56:00Z"/>
              <w:rFonts w:eastAsiaTheme="minorEastAsia"/>
              <w:noProof/>
              <w:lang w:eastAsia="zh-CN"/>
            </w:rPr>
          </w:pPr>
          <w:ins w:id="10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"_Toc6769025"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Arnold Zhang" w:date="2019-04-21T19:5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7CEBA37F" w14:textId="77777777" w:rsidR="00097717" w:rsidRDefault="00097717">
          <w:pPr>
            <w:pStyle w:val="TOC2"/>
            <w:rPr>
              <w:ins w:id="12" w:author="Arnold Zhang" w:date="2019-04-21T19:56:00Z"/>
              <w:rFonts w:eastAsiaTheme="minorEastAsia"/>
              <w:noProof/>
              <w:lang w:eastAsia="zh-CN"/>
            </w:rPr>
          </w:pPr>
          <w:ins w:id="13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"_Toc6769026"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Overview of the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Arnold Zhang" w:date="2019-04-21T19:5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76EC4136" w14:textId="77777777" w:rsidR="00097717" w:rsidRDefault="00097717">
          <w:pPr>
            <w:pStyle w:val="TOC1"/>
            <w:rPr>
              <w:ins w:id="15" w:author="Arnold Zhang" w:date="2019-04-21T19:56:00Z"/>
              <w:rFonts w:eastAsiaTheme="minorEastAsia"/>
              <w:noProof/>
              <w:lang w:eastAsia="zh-CN"/>
            </w:rPr>
          </w:pPr>
          <w:ins w:id="16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"_Toc6769027"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Arnold Zhang" w:date="2019-04-21T19:5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608E9B0B" w14:textId="77777777" w:rsidR="00097717" w:rsidRDefault="00097717">
          <w:pPr>
            <w:pStyle w:val="TOC2"/>
            <w:rPr>
              <w:ins w:id="18" w:author="Arnold Zhang" w:date="2019-04-21T19:56:00Z"/>
              <w:rFonts w:eastAsiaTheme="minorEastAsia"/>
              <w:noProof/>
              <w:lang w:eastAsia="zh-CN"/>
            </w:rPr>
          </w:pPr>
          <w:ins w:id="19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"_Toc6769028"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Data Assumption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Arnold Zhang" w:date="2019-04-21T19:5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59DEDA86" w14:textId="77777777" w:rsidR="00097717" w:rsidRDefault="00097717">
          <w:pPr>
            <w:pStyle w:val="TOC2"/>
            <w:rPr>
              <w:ins w:id="21" w:author="Arnold Zhang" w:date="2019-04-21T19:56:00Z"/>
              <w:rFonts w:eastAsiaTheme="minorEastAsia"/>
              <w:noProof/>
              <w:lang w:eastAsia="zh-CN"/>
            </w:rPr>
          </w:pPr>
          <w:ins w:id="22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"_Toc6769029"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Analysis of Data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Arnold Zhang" w:date="2019-04-21T19:5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5572253D" w14:textId="77777777" w:rsidR="00097717" w:rsidRDefault="00097717">
          <w:pPr>
            <w:pStyle w:val="TOC2"/>
            <w:rPr>
              <w:ins w:id="24" w:author="Arnold Zhang" w:date="2019-04-21T19:56:00Z"/>
              <w:rFonts w:eastAsiaTheme="minorEastAsia"/>
              <w:noProof/>
              <w:lang w:eastAsia="zh-CN"/>
            </w:rPr>
          </w:pPr>
          <w:ins w:id="25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"_Toc6769030"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Overall Sample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Arnold Zhang" w:date="2019-04-21T19:56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170B77D8" w14:textId="77777777" w:rsidR="00097717" w:rsidRDefault="00097717">
          <w:pPr>
            <w:pStyle w:val="TOC2"/>
            <w:rPr>
              <w:ins w:id="27" w:author="Arnold Zhang" w:date="2019-04-21T19:56:00Z"/>
              <w:rFonts w:eastAsiaTheme="minorEastAsia"/>
              <w:noProof/>
              <w:lang w:eastAsia="zh-CN"/>
            </w:rPr>
          </w:pPr>
          <w:ins w:id="28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"_Toc6769031"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Principal Components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Arnold Zhang" w:date="2019-04-21T19:5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2E01556A" w14:textId="77777777" w:rsidR="00097717" w:rsidRDefault="00097717">
          <w:pPr>
            <w:pStyle w:val="TOC1"/>
            <w:rPr>
              <w:ins w:id="30" w:author="Arnold Zhang" w:date="2019-04-21T19:56:00Z"/>
              <w:rFonts w:eastAsiaTheme="minorEastAsia"/>
              <w:noProof/>
              <w:lang w:eastAsia="zh-CN"/>
            </w:rPr>
          </w:pPr>
          <w:ins w:id="31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"_Toc6769032"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Objective 1 – Explanatory Analysis: 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Arnold Zhang" w:date="2019-04-21T19:5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043682FA" w14:textId="77777777" w:rsidR="00097717" w:rsidRDefault="00097717">
          <w:pPr>
            <w:pStyle w:val="TOC2"/>
            <w:rPr>
              <w:ins w:id="33" w:author="Arnold Zhang" w:date="2019-04-21T19:56:00Z"/>
              <w:rFonts w:eastAsiaTheme="minorEastAsia"/>
              <w:noProof/>
              <w:lang w:eastAsia="zh-CN"/>
            </w:rPr>
          </w:pPr>
          <w:ins w:id="34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"_Toc6769033"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Interpretation for Objective 1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Arnold Zhang" w:date="2019-04-21T19:56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3A4B5E87" w14:textId="77777777" w:rsidR="00097717" w:rsidRDefault="00097717">
          <w:pPr>
            <w:pStyle w:val="TOC2"/>
            <w:rPr>
              <w:ins w:id="36" w:author="Arnold Zhang" w:date="2019-04-21T19:56:00Z"/>
              <w:rFonts w:eastAsiaTheme="minorEastAsia"/>
              <w:noProof/>
              <w:lang w:eastAsia="zh-CN"/>
            </w:rPr>
          </w:pPr>
          <w:ins w:id="37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"_Toc6769034"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Arnold Zhang" w:date="2019-04-21T19:56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7876333C" w14:textId="77777777" w:rsidR="00097717" w:rsidRDefault="00097717">
          <w:pPr>
            <w:pStyle w:val="TOC1"/>
            <w:rPr>
              <w:ins w:id="39" w:author="Arnold Zhang" w:date="2019-04-21T19:56:00Z"/>
              <w:rFonts w:eastAsiaTheme="minorEastAsia"/>
              <w:noProof/>
              <w:lang w:eastAsia="zh-CN"/>
            </w:rPr>
          </w:pPr>
          <w:ins w:id="40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"_Toc6769035"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Objective 2 – Model Creation &amp;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Arnold Zhang" w:date="2019-04-21T19:5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69988EF6" w14:textId="77777777" w:rsidR="00097717" w:rsidRDefault="00097717">
          <w:pPr>
            <w:pStyle w:val="TOC2"/>
            <w:rPr>
              <w:ins w:id="42" w:author="Arnold Zhang" w:date="2019-04-21T19:56:00Z"/>
              <w:rFonts w:eastAsiaTheme="minorEastAsia"/>
              <w:noProof/>
              <w:lang w:eastAsia="zh-CN"/>
            </w:rPr>
          </w:pPr>
          <w:ins w:id="43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"_Toc6769036"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Logistic Regression: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Arnold Zhang" w:date="2019-04-21T19:5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1CB17179" w14:textId="77777777" w:rsidR="00097717" w:rsidRDefault="00097717">
          <w:pPr>
            <w:pStyle w:val="TOC2"/>
            <w:rPr>
              <w:ins w:id="45" w:author="Arnold Zhang" w:date="2019-04-21T19:56:00Z"/>
              <w:rFonts w:eastAsiaTheme="minorEastAsia"/>
              <w:noProof/>
              <w:lang w:eastAsia="zh-CN"/>
            </w:rPr>
          </w:pPr>
          <w:ins w:id="46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"_Toc6769037"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k-Nearest Neighbours: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Arnold Zhang" w:date="2019-04-21T19:5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5E5AFD55" w14:textId="77777777" w:rsidR="00097717" w:rsidRDefault="00097717">
          <w:pPr>
            <w:pStyle w:val="TOC2"/>
            <w:rPr>
              <w:ins w:id="48" w:author="Arnold Zhang" w:date="2019-04-21T19:56:00Z"/>
              <w:rFonts w:eastAsiaTheme="minorEastAsia"/>
              <w:noProof/>
              <w:lang w:eastAsia="zh-CN"/>
            </w:rPr>
          </w:pPr>
          <w:ins w:id="49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"_Toc6769038"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Random Forest: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Arnold Zhang" w:date="2019-04-21T19:5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63B57F91" w14:textId="77777777" w:rsidR="00097717" w:rsidRDefault="00097717">
          <w:pPr>
            <w:pStyle w:val="TOC2"/>
            <w:rPr>
              <w:ins w:id="51" w:author="Arnold Zhang" w:date="2019-04-21T19:56:00Z"/>
              <w:rFonts w:eastAsiaTheme="minorEastAsia"/>
              <w:noProof/>
              <w:lang w:eastAsia="zh-CN"/>
            </w:rPr>
          </w:pPr>
          <w:ins w:id="52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"_Toc6769039"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Arnold Zhang" w:date="2019-04-21T19:5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44EBC7C6" w14:textId="77777777" w:rsidR="00097717" w:rsidRDefault="00097717">
          <w:pPr>
            <w:pStyle w:val="TOC2"/>
            <w:rPr>
              <w:ins w:id="54" w:author="Arnold Zhang" w:date="2019-04-21T19:56:00Z"/>
              <w:rFonts w:eastAsiaTheme="minorEastAsia"/>
              <w:noProof/>
              <w:lang w:eastAsia="zh-CN"/>
            </w:rPr>
          </w:pPr>
          <w:ins w:id="55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"_Toc6769040"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Arnold Zhang" w:date="2019-04-21T19:56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245BD890" w14:textId="77777777" w:rsidR="00097717" w:rsidRDefault="00097717">
          <w:pPr>
            <w:pStyle w:val="TOC2"/>
            <w:rPr>
              <w:ins w:id="57" w:author="Arnold Zhang" w:date="2019-04-21T19:56:00Z"/>
              <w:rFonts w:eastAsiaTheme="minorEastAsia"/>
              <w:noProof/>
              <w:lang w:eastAsia="zh-CN"/>
            </w:rPr>
          </w:pPr>
          <w:ins w:id="58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"_Toc6769041"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Future 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Arnold Zhang" w:date="2019-04-21T19:56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728FD9C9" w14:textId="77777777" w:rsidR="00097717" w:rsidRDefault="00097717">
          <w:pPr>
            <w:pStyle w:val="TOC1"/>
            <w:rPr>
              <w:ins w:id="60" w:author="Arnold Zhang" w:date="2019-04-21T19:56:00Z"/>
              <w:rFonts w:eastAsiaTheme="minorEastAsia"/>
              <w:noProof/>
              <w:lang w:eastAsia="zh-CN"/>
            </w:rPr>
          </w:pPr>
          <w:ins w:id="61" w:author="Arnold Zhang" w:date="2019-04-21T19:56:00Z">
            <w:r w:rsidRPr="008C736B">
              <w:rPr>
                <w:rStyle w:val="Hyperlink"/>
                <w:noProof/>
              </w:rPr>
              <w:fldChar w:fldCharType="begin"/>
            </w:r>
            <w:r w:rsidRPr="008C736B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"_Toc6769042"</w:instrText>
            </w:r>
            <w:r w:rsidRPr="008C736B">
              <w:rPr>
                <w:rStyle w:val="Hyperlink"/>
                <w:noProof/>
              </w:rPr>
              <w:instrText xml:space="preserve"> </w:instrText>
            </w:r>
            <w:r w:rsidRPr="008C736B">
              <w:rPr>
                <w:rStyle w:val="Hyperlink"/>
                <w:noProof/>
              </w:rPr>
            </w:r>
            <w:r w:rsidRPr="008C736B">
              <w:rPr>
                <w:rStyle w:val="Hyperlink"/>
                <w:noProof/>
              </w:rPr>
              <w:fldChar w:fldCharType="separate"/>
            </w:r>
            <w:r w:rsidRPr="008C736B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_Toc6769042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Arnold Zhang" w:date="2019-04-21T19:56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8C736B">
              <w:rPr>
                <w:rStyle w:val="Hyperlink"/>
                <w:noProof/>
              </w:rPr>
              <w:fldChar w:fldCharType="end"/>
            </w:r>
          </w:ins>
        </w:p>
        <w:p w14:paraId="2E8F54E0" w14:textId="51CFDCAA" w:rsidR="00F423A0" w:rsidDel="003731D6" w:rsidRDefault="00F423A0" w:rsidP="008720ED">
          <w:pPr>
            <w:pStyle w:val="TOC1"/>
            <w:rPr>
              <w:del w:id="63" w:author="Arnold Zhang" w:date="2019-04-21T18:56:00Z"/>
              <w:rFonts w:eastAsiaTheme="minorEastAsia"/>
              <w:noProof/>
            </w:rPr>
          </w:pPr>
          <w:del w:id="64" w:author="Arnold Zhang" w:date="2019-04-21T18:56:00Z">
            <w:r w:rsidRPr="003731D6" w:rsidDel="003731D6">
              <w:rPr>
                <w:noProof/>
                <w:rPrChange w:id="65" w:author="Arnold Zhang" w:date="2019-04-21T18:56:00Z">
                  <w:rPr>
                    <w:rStyle w:val="Hyperlink"/>
                    <w:noProof/>
                  </w:rPr>
                </w:rPrChange>
              </w:rPr>
              <w:delText>Introduction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3</w:delText>
            </w:r>
          </w:del>
        </w:p>
        <w:p w14:paraId="4BB7DFA1" w14:textId="5A09BE31" w:rsidR="00F423A0" w:rsidDel="003731D6" w:rsidRDefault="00F423A0" w:rsidP="008720ED">
          <w:pPr>
            <w:pStyle w:val="TOC1"/>
            <w:rPr>
              <w:del w:id="66" w:author="Arnold Zhang" w:date="2019-04-21T18:56:00Z"/>
              <w:rFonts w:eastAsiaTheme="minorEastAsia"/>
              <w:noProof/>
            </w:rPr>
          </w:pPr>
          <w:del w:id="67" w:author="Arnold Zhang" w:date="2019-04-21T18:56:00Z">
            <w:r w:rsidRPr="003731D6" w:rsidDel="003731D6">
              <w:rPr>
                <w:noProof/>
                <w:rPrChange w:id="68" w:author="Arnold Zhang" w:date="2019-04-21T18:56:00Z">
                  <w:rPr>
                    <w:rStyle w:val="Hyperlink"/>
                    <w:noProof/>
                  </w:rPr>
                </w:rPrChange>
              </w:rPr>
              <w:delText>Data Description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3</w:delText>
            </w:r>
          </w:del>
        </w:p>
        <w:p w14:paraId="680AFD8D" w14:textId="3254B912" w:rsidR="00F423A0" w:rsidDel="003731D6" w:rsidRDefault="00F423A0" w:rsidP="008720ED">
          <w:pPr>
            <w:pStyle w:val="TOC2"/>
            <w:rPr>
              <w:del w:id="69" w:author="Arnold Zhang" w:date="2019-04-21T18:56:00Z"/>
              <w:rFonts w:eastAsiaTheme="minorEastAsia"/>
              <w:noProof/>
            </w:rPr>
          </w:pPr>
          <w:del w:id="70" w:author="Arnold Zhang" w:date="2019-04-21T18:56:00Z">
            <w:r w:rsidRPr="003731D6" w:rsidDel="003731D6">
              <w:rPr>
                <w:noProof/>
                <w:rPrChange w:id="71" w:author="Arnold Zhang" w:date="2019-04-21T18:56:00Z">
                  <w:rPr>
                    <w:rStyle w:val="Hyperlink"/>
                    <w:noProof/>
                  </w:rPr>
                </w:rPrChange>
              </w:rPr>
              <w:delText>Overview of the Data Set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3</w:delText>
            </w:r>
          </w:del>
        </w:p>
        <w:p w14:paraId="08ADF0CE" w14:textId="23AB355A" w:rsidR="00F423A0" w:rsidDel="003731D6" w:rsidRDefault="00F423A0" w:rsidP="008720ED">
          <w:pPr>
            <w:pStyle w:val="TOC1"/>
            <w:rPr>
              <w:del w:id="72" w:author="Arnold Zhang" w:date="2019-04-21T18:56:00Z"/>
              <w:rFonts w:eastAsiaTheme="minorEastAsia"/>
              <w:noProof/>
            </w:rPr>
          </w:pPr>
          <w:del w:id="73" w:author="Arnold Zhang" w:date="2019-04-21T18:56:00Z">
            <w:r w:rsidRPr="003731D6" w:rsidDel="003731D6">
              <w:rPr>
                <w:noProof/>
                <w:rPrChange w:id="74" w:author="Arnold Zhang" w:date="2019-04-21T18:56:00Z">
                  <w:rPr>
                    <w:rStyle w:val="Hyperlink"/>
                    <w:noProof/>
                  </w:rPr>
                </w:rPrChange>
              </w:rPr>
              <w:delText>Exploratory Data Analysis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4</w:delText>
            </w:r>
          </w:del>
        </w:p>
        <w:p w14:paraId="13FBB581" w14:textId="450BA454" w:rsidR="00F423A0" w:rsidDel="003731D6" w:rsidRDefault="00F423A0" w:rsidP="008720ED">
          <w:pPr>
            <w:pStyle w:val="TOC2"/>
            <w:rPr>
              <w:del w:id="75" w:author="Arnold Zhang" w:date="2019-04-21T18:56:00Z"/>
              <w:rFonts w:eastAsiaTheme="minorEastAsia"/>
              <w:noProof/>
            </w:rPr>
          </w:pPr>
          <w:del w:id="76" w:author="Arnold Zhang" w:date="2019-04-21T18:56:00Z">
            <w:r w:rsidRPr="003731D6" w:rsidDel="003731D6">
              <w:rPr>
                <w:noProof/>
                <w:rPrChange w:id="77" w:author="Arnold Zhang" w:date="2019-04-21T18:56:00Z">
                  <w:rPr>
                    <w:rStyle w:val="Hyperlink"/>
                    <w:noProof/>
                  </w:rPr>
                </w:rPrChange>
              </w:rPr>
              <w:delText>Data Assumption Checks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4</w:delText>
            </w:r>
          </w:del>
        </w:p>
        <w:p w14:paraId="3A6EBEDA" w14:textId="777C283B" w:rsidR="00F423A0" w:rsidDel="003731D6" w:rsidRDefault="00F423A0" w:rsidP="008720ED">
          <w:pPr>
            <w:pStyle w:val="TOC2"/>
            <w:rPr>
              <w:del w:id="78" w:author="Arnold Zhang" w:date="2019-04-21T18:56:00Z"/>
              <w:rFonts w:eastAsiaTheme="minorEastAsia"/>
              <w:noProof/>
            </w:rPr>
          </w:pPr>
          <w:del w:id="79" w:author="Arnold Zhang" w:date="2019-04-21T18:56:00Z">
            <w:r w:rsidRPr="003731D6" w:rsidDel="003731D6">
              <w:rPr>
                <w:noProof/>
                <w:rPrChange w:id="80" w:author="Arnold Zhang" w:date="2019-04-21T18:56:00Z">
                  <w:rPr>
                    <w:rStyle w:val="Hyperlink"/>
                    <w:noProof/>
                  </w:rPr>
                </w:rPrChange>
              </w:rPr>
              <w:delText>Analysis of Data Correlation</w:delText>
            </w:r>
            <w:r w:rsidDel="003731D6">
              <w:rPr>
                <w:noProof/>
                <w:webHidden/>
              </w:rPr>
              <w:tab/>
            </w:r>
            <w:r w:rsidDel="00F77CA3">
              <w:rPr>
                <w:noProof/>
                <w:webHidden/>
              </w:rPr>
              <w:delText>5</w:delText>
            </w:r>
          </w:del>
        </w:p>
        <w:p w14:paraId="459C7262" w14:textId="34437C75" w:rsidR="00F423A0" w:rsidDel="003731D6" w:rsidRDefault="00F423A0" w:rsidP="008720ED">
          <w:pPr>
            <w:pStyle w:val="TOC2"/>
            <w:rPr>
              <w:del w:id="81" w:author="Arnold Zhang" w:date="2019-04-21T18:56:00Z"/>
              <w:rFonts w:eastAsiaTheme="minorEastAsia"/>
              <w:noProof/>
            </w:rPr>
          </w:pPr>
          <w:del w:id="82" w:author="Arnold Zhang" w:date="2019-04-21T18:56:00Z">
            <w:r w:rsidRPr="003731D6" w:rsidDel="003731D6">
              <w:rPr>
                <w:noProof/>
                <w:rPrChange w:id="83" w:author="Arnold Zhang" w:date="2019-04-21T18:56:00Z">
                  <w:rPr>
                    <w:rStyle w:val="Hyperlink"/>
                    <w:noProof/>
                  </w:rPr>
                </w:rPrChange>
              </w:rPr>
              <w:delText>Overall Sample Behavior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6</w:delText>
            </w:r>
          </w:del>
        </w:p>
        <w:p w14:paraId="1DDCF47E" w14:textId="7B5B8642" w:rsidR="00F423A0" w:rsidDel="003731D6" w:rsidRDefault="00F423A0" w:rsidP="008720ED">
          <w:pPr>
            <w:pStyle w:val="TOC2"/>
            <w:rPr>
              <w:del w:id="84" w:author="Arnold Zhang" w:date="2019-04-21T18:56:00Z"/>
              <w:rFonts w:eastAsiaTheme="minorEastAsia"/>
              <w:noProof/>
            </w:rPr>
          </w:pPr>
          <w:del w:id="85" w:author="Arnold Zhang" w:date="2019-04-21T18:56:00Z">
            <w:r w:rsidRPr="003731D6" w:rsidDel="003731D6">
              <w:rPr>
                <w:noProof/>
                <w:rPrChange w:id="86" w:author="Arnold Zhang" w:date="2019-04-21T18:56:00Z">
                  <w:rPr>
                    <w:rStyle w:val="Hyperlink"/>
                    <w:noProof/>
                  </w:rPr>
                </w:rPrChange>
              </w:rPr>
              <w:delText>Principal Components Analysis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9</w:delText>
            </w:r>
          </w:del>
        </w:p>
        <w:p w14:paraId="409C45EA" w14:textId="2CF05C1C" w:rsidR="00F423A0" w:rsidDel="003731D6" w:rsidRDefault="00F423A0" w:rsidP="008720ED">
          <w:pPr>
            <w:pStyle w:val="TOC1"/>
            <w:rPr>
              <w:del w:id="87" w:author="Arnold Zhang" w:date="2019-04-21T18:56:00Z"/>
              <w:rFonts w:eastAsiaTheme="minorEastAsia"/>
              <w:noProof/>
            </w:rPr>
          </w:pPr>
          <w:del w:id="88" w:author="Arnold Zhang" w:date="2019-04-21T18:56:00Z">
            <w:r w:rsidRPr="003731D6" w:rsidDel="003731D6">
              <w:rPr>
                <w:noProof/>
                <w:rPrChange w:id="89" w:author="Arnold Zhang" w:date="2019-04-21T18:56:00Z">
                  <w:rPr>
                    <w:rStyle w:val="Hyperlink"/>
                    <w:noProof/>
                  </w:rPr>
                </w:rPrChange>
              </w:rPr>
              <w:delText>Objective 1 – Explanatory Analysis:  Logistic Regression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11</w:delText>
            </w:r>
          </w:del>
        </w:p>
        <w:p w14:paraId="4632E811" w14:textId="40B11078" w:rsidR="00F423A0" w:rsidDel="003731D6" w:rsidRDefault="00F423A0" w:rsidP="008720ED">
          <w:pPr>
            <w:pStyle w:val="TOC2"/>
            <w:rPr>
              <w:del w:id="90" w:author="Arnold Zhang" w:date="2019-04-21T18:56:00Z"/>
              <w:rFonts w:eastAsiaTheme="minorEastAsia"/>
              <w:noProof/>
            </w:rPr>
          </w:pPr>
          <w:del w:id="91" w:author="Arnold Zhang" w:date="2019-04-21T18:56:00Z">
            <w:r w:rsidRPr="003731D6" w:rsidDel="003731D6">
              <w:rPr>
                <w:noProof/>
                <w:rPrChange w:id="92" w:author="Arnold Zhang" w:date="2019-04-21T18:56:00Z">
                  <w:rPr>
                    <w:rStyle w:val="Hyperlink"/>
                    <w:noProof/>
                  </w:rPr>
                </w:rPrChange>
              </w:rPr>
              <w:delText>Interpretation for Objective 1 Logistic Regression</w:delText>
            </w:r>
            <w:r w:rsidDel="003731D6">
              <w:rPr>
                <w:noProof/>
                <w:webHidden/>
              </w:rPr>
              <w:tab/>
            </w:r>
            <w:r w:rsidDel="00F77CA3">
              <w:rPr>
                <w:noProof/>
                <w:webHidden/>
              </w:rPr>
              <w:delText>16</w:delText>
            </w:r>
          </w:del>
        </w:p>
        <w:p w14:paraId="29FDA7A6" w14:textId="2E9AC64B" w:rsidR="00F423A0" w:rsidDel="003731D6" w:rsidRDefault="00F423A0" w:rsidP="008720ED">
          <w:pPr>
            <w:pStyle w:val="TOC1"/>
            <w:rPr>
              <w:del w:id="93" w:author="Arnold Zhang" w:date="2019-04-21T18:56:00Z"/>
              <w:rFonts w:eastAsiaTheme="minorEastAsia"/>
              <w:noProof/>
            </w:rPr>
          </w:pPr>
          <w:del w:id="94" w:author="Arnold Zhang" w:date="2019-04-21T18:56:00Z">
            <w:r w:rsidRPr="003731D6" w:rsidDel="003731D6">
              <w:rPr>
                <w:noProof/>
                <w:rPrChange w:id="95" w:author="Arnold Zhang" w:date="2019-04-21T18:56:00Z">
                  <w:rPr>
                    <w:rStyle w:val="Hyperlink"/>
                    <w:noProof/>
                  </w:rPr>
                </w:rPrChange>
              </w:rPr>
              <w:delText>Objective 2 – Model Creation &amp; Comparison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16</w:delText>
            </w:r>
          </w:del>
        </w:p>
        <w:p w14:paraId="03154C1F" w14:textId="3B48A311" w:rsidR="00F423A0" w:rsidDel="003731D6" w:rsidRDefault="00F423A0" w:rsidP="008720ED">
          <w:pPr>
            <w:pStyle w:val="TOC2"/>
            <w:rPr>
              <w:del w:id="96" w:author="Arnold Zhang" w:date="2019-04-21T18:56:00Z"/>
              <w:rFonts w:eastAsiaTheme="minorEastAsia"/>
              <w:noProof/>
            </w:rPr>
          </w:pPr>
          <w:del w:id="97" w:author="Arnold Zhang" w:date="2019-04-21T18:56:00Z">
            <w:r w:rsidRPr="003731D6" w:rsidDel="003731D6">
              <w:rPr>
                <w:noProof/>
                <w:rPrChange w:id="98" w:author="Arnold Zhang" w:date="2019-04-21T18:56:00Z">
                  <w:rPr>
                    <w:rStyle w:val="Hyperlink"/>
                    <w:noProof/>
                  </w:rPr>
                </w:rPrChange>
              </w:rPr>
              <w:delText>Logistic Regression: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16</w:delText>
            </w:r>
          </w:del>
        </w:p>
        <w:p w14:paraId="6315F94E" w14:textId="32131E38" w:rsidR="00F423A0" w:rsidDel="003731D6" w:rsidRDefault="00F423A0" w:rsidP="008720ED">
          <w:pPr>
            <w:pStyle w:val="TOC2"/>
            <w:rPr>
              <w:del w:id="99" w:author="Arnold Zhang" w:date="2019-04-21T18:56:00Z"/>
              <w:rFonts w:eastAsiaTheme="minorEastAsia"/>
              <w:noProof/>
            </w:rPr>
          </w:pPr>
          <w:del w:id="100" w:author="Arnold Zhang" w:date="2019-04-21T18:56:00Z">
            <w:r w:rsidRPr="003731D6" w:rsidDel="003731D6">
              <w:rPr>
                <w:noProof/>
                <w:rPrChange w:id="101" w:author="Arnold Zhang" w:date="2019-04-21T18:56:00Z">
                  <w:rPr>
                    <w:rStyle w:val="Hyperlink"/>
                    <w:noProof/>
                  </w:rPr>
                </w:rPrChange>
              </w:rPr>
              <w:delText>k-Nearest Neighbours:</w:delText>
            </w:r>
            <w:r w:rsidDel="003731D6">
              <w:rPr>
                <w:noProof/>
                <w:webHidden/>
              </w:rPr>
              <w:tab/>
            </w:r>
            <w:r w:rsidDel="00F77CA3">
              <w:rPr>
                <w:noProof/>
                <w:webHidden/>
              </w:rPr>
              <w:delText>17</w:delText>
            </w:r>
          </w:del>
        </w:p>
        <w:p w14:paraId="5D0A2072" w14:textId="7DCDA0AC" w:rsidR="00F423A0" w:rsidDel="003731D6" w:rsidRDefault="00F423A0" w:rsidP="008720ED">
          <w:pPr>
            <w:pStyle w:val="TOC2"/>
            <w:rPr>
              <w:del w:id="102" w:author="Arnold Zhang" w:date="2019-04-21T18:56:00Z"/>
              <w:rFonts w:eastAsiaTheme="minorEastAsia"/>
              <w:noProof/>
            </w:rPr>
          </w:pPr>
          <w:del w:id="103" w:author="Arnold Zhang" w:date="2019-04-21T18:56:00Z">
            <w:r w:rsidRPr="003731D6" w:rsidDel="003731D6">
              <w:rPr>
                <w:noProof/>
                <w:rPrChange w:id="104" w:author="Arnold Zhang" w:date="2019-04-21T18:56:00Z">
                  <w:rPr>
                    <w:rStyle w:val="Hyperlink"/>
                    <w:noProof/>
                  </w:rPr>
                </w:rPrChange>
              </w:rPr>
              <w:delText>Random Forest: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17</w:delText>
            </w:r>
          </w:del>
        </w:p>
        <w:p w14:paraId="688B909A" w14:textId="21F5642F" w:rsidR="00F423A0" w:rsidDel="003731D6" w:rsidRDefault="00F423A0" w:rsidP="008720ED">
          <w:pPr>
            <w:pStyle w:val="TOC2"/>
            <w:rPr>
              <w:del w:id="105" w:author="Arnold Zhang" w:date="2019-04-21T18:56:00Z"/>
              <w:rFonts w:eastAsiaTheme="minorEastAsia"/>
              <w:noProof/>
            </w:rPr>
          </w:pPr>
          <w:del w:id="106" w:author="Arnold Zhang" w:date="2019-04-21T18:56:00Z">
            <w:r w:rsidRPr="003731D6" w:rsidDel="003731D6">
              <w:rPr>
                <w:noProof/>
                <w:rPrChange w:id="107" w:author="Arnold Zhang" w:date="2019-04-21T18:56:00Z">
                  <w:rPr>
                    <w:rStyle w:val="Hyperlink"/>
                    <w:noProof/>
                  </w:rPr>
                </w:rPrChange>
              </w:rPr>
              <w:delText>Results:</w:delText>
            </w:r>
            <w:r w:rsidDel="003731D6">
              <w:rPr>
                <w:noProof/>
                <w:webHidden/>
              </w:rPr>
              <w:tab/>
            </w:r>
            <w:r w:rsidDel="00F77CA3">
              <w:rPr>
                <w:noProof/>
                <w:webHidden/>
              </w:rPr>
              <w:delText>18</w:delText>
            </w:r>
          </w:del>
        </w:p>
        <w:p w14:paraId="4D373FF5" w14:textId="4DF5DACB" w:rsidR="00F423A0" w:rsidDel="003731D6" w:rsidRDefault="00F423A0" w:rsidP="008720ED">
          <w:pPr>
            <w:pStyle w:val="TOC2"/>
            <w:rPr>
              <w:del w:id="108" w:author="Arnold Zhang" w:date="2019-04-21T18:56:00Z"/>
              <w:rFonts w:eastAsiaTheme="minorEastAsia"/>
              <w:noProof/>
            </w:rPr>
          </w:pPr>
          <w:del w:id="109" w:author="Arnold Zhang" w:date="2019-04-21T18:56:00Z">
            <w:r w:rsidRPr="003731D6" w:rsidDel="003731D6">
              <w:rPr>
                <w:noProof/>
                <w:rPrChange w:id="110" w:author="Arnold Zhang" w:date="2019-04-21T18:56:00Z">
                  <w:rPr>
                    <w:rStyle w:val="Hyperlink"/>
                    <w:noProof/>
                  </w:rPr>
                </w:rPrChange>
              </w:rPr>
              <w:delText>Conclusion: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18</w:delText>
            </w:r>
          </w:del>
        </w:p>
        <w:p w14:paraId="5B9D75F1" w14:textId="5909E527" w:rsidR="00F423A0" w:rsidDel="003731D6" w:rsidRDefault="00F423A0" w:rsidP="008720ED">
          <w:pPr>
            <w:pStyle w:val="TOC2"/>
            <w:rPr>
              <w:del w:id="111" w:author="Arnold Zhang" w:date="2019-04-21T18:56:00Z"/>
              <w:rFonts w:eastAsiaTheme="minorEastAsia"/>
              <w:noProof/>
            </w:rPr>
          </w:pPr>
          <w:del w:id="112" w:author="Arnold Zhang" w:date="2019-04-21T18:56:00Z">
            <w:r w:rsidRPr="003731D6" w:rsidDel="003731D6">
              <w:rPr>
                <w:noProof/>
                <w:rPrChange w:id="113" w:author="Arnold Zhang" w:date="2019-04-21T18:56:00Z">
                  <w:rPr>
                    <w:rStyle w:val="Hyperlink"/>
                    <w:noProof/>
                  </w:rPr>
                </w:rPrChange>
              </w:rPr>
              <w:delText>Future Work:</w:delText>
            </w:r>
            <w:r w:rsidDel="003731D6">
              <w:rPr>
                <w:noProof/>
                <w:webHidden/>
              </w:rPr>
              <w:tab/>
            </w:r>
            <w:r w:rsidR="00F77CA3" w:rsidDel="003731D6">
              <w:rPr>
                <w:noProof/>
                <w:webHidden/>
              </w:rPr>
              <w:delText>18</w:delText>
            </w:r>
          </w:del>
        </w:p>
        <w:p w14:paraId="42C27385" w14:textId="5D369E5A" w:rsidR="00F423A0" w:rsidDel="003731D6" w:rsidRDefault="00F423A0" w:rsidP="008720ED">
          <w:pPr>
            <w:pStyle w:val="TOC1"/>
            <w:rPr>
              <w:del w:id="114" w:author="Arnold Zhang" w:date="2019-04-21T18:56:00Z"/>
              <w:rFonts w:eastAsiaTheme="minorEastAsia"/>
              <w:noProof/>
            </w:rPr>
          </w:pPr>
          <w:del w:id="115" w:author="Arnold Zhang" w:date="2019-04-21T18:56:00Z">
            <w:r w:rsidRPr="003731D6" w:rsidDel="003731D6">
              <w:rPr>
                <w:noProof/>
                <w:rPrChange w:id="116" w:author="Arnold Zhang" w:date="2019-04-21T18:56:00Z">
                  <w:rPr>
                    <w:rStyle w:val="Hyperlink"/>
                    <w:noProof/>
                  </w:rPr>
                </w:rPrChange>
              </w:rPr>
              <w:delText>APPENDIX</w:delText>
            </w:r>
            <w:r w:rsidDel="003731D6">
              <w:rPr>
                <w:noProof/>
                <w:webHidden/>
              </w:rPr>
              <w:tab/>
            </w:r>
            <w:r w:rsidDel="00F77CA3">
              <w:rPr>
                <w:noProof/>
                <w:webHidden/>
              </w:rPr>
              <w:delText>20</w:delText>
            </w:r>
          </w:del>
        </w:p>
        <w:p w14:paraId="30DAC0AD" w14:textId="7E737653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5047C2F5" w:rsidR="00BD26E5" w:rsidDel="00565F40" w:rsidRDefault="00BD26E5" w:rsidP="00464991">
      <w:pPr>
        <w:spacing w:after="0" w:line="240" w:lineRule="auto"/>
        <w:rPr>
          <w:del w:id="117" w:author="Arnold Zhang" w:date="2019-04-21T18:48:00Z"/>
          <w:rFonts w:ascii="Cambria" w:hAnsi="Cambria" w:cs="Segoe UI Light"/>
        </w:rPr>
      </w:pPr>
    </w:p>
    <w:p w14:paraId="5F9BC56B" w14:textId="3873DF3C" w:rsidR="00BD26E5" w:rsidDel="00565F40" w:rsidRDefault="00BD26E5" w:rsidP="00464991">
      <w:pPr>
        <w:spacing w:after="0" w:line="240" w:lineRule="auto"/>
        <w:rPr>
          <w:del w:id="118" w:author="Arnold Zhang" w:date="2019-04-21T18:48:00Z"/>
          <w:rFonts w:ascii="Cambria" w:hAnsi="Cambria" w:cs="Segoe UI Light"/>
        </w:rPr>
      </w:pPr>
    </w:p>
    <w:p w14:paraId="501E032B" w14:textId="14EA9F87" w:rsidR="00BD26E5" w:rsidDel="00565F40" w:rsidRDefault="00BD26E5" w:rsidP="00464991">
      <w:pPr>
        <w:spacing w:after="0" w:line="240" w:lineRule="auto"/>
        <w:rPr>
          <w:del w:id="119" w:author="Arnold Zhang" w:date="2019-04-21T18:48:00Z"/>
          <w:rFonts w:ascii="Cambria" w:hAnsi="Cambria" w:cs="Segoe UI Light"/>
        </w:rPr>
      </w:pPr>
    </w:p>
    <w:p w14:paraId="43BCE23C" w14:textId="211B896D" w:rsidR="00BD26E5" w:rsidDel="00565F40" w:rsidRDefault="00BD26E5" w:rsidP="00464991">
      <w:pPr>
        <w:spacing w:after="0" w:line="240" w:lineRule="auto"/>
        <w:rPr>
          <w:del w:id="120" w:author="Arnold Zhang" w:date="2019-04-21T18:48:00Z"/>
          <w:rFonts w:ascii="Cambria" w:hAnsi="Cambria" w:cs="Segoe UI Light"/>
        </w:rPr>
      </w:pPr>
    </w:p>
    <w:p w14:paraId="6E4001BE" w14:textId="5DF1FA1E" w:rsidR="00BD26E5" w:rsidDel="007A5F41" w:rsidRDefault="00BD26E5" w:rsidP="00464991">
      <w:pPr>
        <w:spacing w:after="0" w:line="240" w:lineRule="auto"/>
        <w:rPr>
          <w:del w:id="121" w:author="Arnold Zhang" w:date="2019-04-20T14:35:00Z"/>
          <w:rFonts w:ascii="Cambria" w:hAnsi="Cambria" w:cs="Segoe UI Light"/>
        </w:rPr>
      </w:pPr>
    </w:p>
    <w:p w14:paraId="2C2C5985" w14:textId="18AF5A57" w:rsidR="00BD26E5" w:rsidDel="007A5F41" w:rsidRDefault="00BD26E5" w:rsidP="007A5F41">
      <w:pPr>
        <w:pStyle w:val="Heading1"/>
        <w:rPr>
          <w:del w:id="122" w:author="Arnold Zhang" w:date="2019-04-20T14:28:00Z"/>
          <w:rFonts w:ascii="Cambria" w:hAnsi="Cambria" w:cs="Segoe UI Light"/>
        </w:rPr>
      </w:pPr>
    </w:p>
    <w:p w14:paraId="01864FC8" w14:textId="2715372D" w:rsidR="007A5F41" w:rsidRPr="00F118B1" w:rsidRDefault="007A5F41" w:rsidP="007A5F41">
      <w:pPr>
        <w:pStyle w:val="Heading1"/>
        <w:rPr>
          <w:ins w:id="123" w:author="Arnold Zhang" w:date="2019-04-20T14:28:00Z"/>
        </w:rPr>
      </w:pPr>
      <w:bookmarkStart w:id="124" w:name="_Toc6769024"/>
      <w:ins w:id="125" w:author="Arnold Zhang" w:date="2019-04-20T14:28:00Z">
        <w:r>
          <w:t>Introduction</w:t>
        </w:r>
        <w:bookmarkEnd w:id="124"/>
      </w:ins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C525EA" w14:textId="77777777" w:rsidR="007A5F41" w:rsidRPr="008D0270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 w:rsidRPr="008D0270">
        <w:rPr>
          <w:rFonts w:ascii="Cambria" w:hAnsi="Cambria"/>
        </w:rPr>
        <w:t>Data science plays an increasing role for organizations to manage their info and contribute to their processes. Statistical science forms a crucial backbone—it spans real world considerations and provides a framework to any object of study, providing characterization, modeling, and ultimately prediction.</w:t>
      </w:r>
    </w:p>
    <w:p w14:paraId="001499FC" w14:textId="77777777" w:rsidR="00435386" w:rsidRDefault="00435386" w:rsidP="007A5F41">
      <w:pPr>
        <w:pStyle w:val="FirstParagraph"/>
        <w:spacing w:before="0" w:after="0"/>
        <w:jc w:val="both"/>
        <w:rPr>
          <w:ins w:id="126" w:author="Arnold Zhang" w:date="2019-04-21T18:57:00Z"/>
          <w:rFonts w:ascii="Cambria" w:hAnsi="Cambria"/>
        </w:rPr>
      </w:pPr>
    </w:p>
    <w:p w14:paraId="0C0BAC94" w14:textId="77777777" w:rsidR="007A5F41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 w:rsidRPr="008D0270">
        <w:rPr>
          <w:rFonts w:ascii="Cambria" w:hAnsi="Cambria"/>
        </w:rPr>
        <w:t>In this statistics project we have two primary objectives. The first objective is to demon</w:t>
      </w:r>
      <w:r>
        <w:rPr>
          <w:rFonts w:ascii="Cambria" w:hAnsi="Cambria"/>
        </w:rPr>
        <w:t>strate exploratory data analysis and building a logistic regression model.</w:t>
      </w:r>
    </w:p>
    <w:p w14:paraId="0DFFB49A" w14:textId="77777777" w:rsidR="007A5F41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With the logistic regression model as the base, the second objective is to create competing models to contrast and enhance the prediction performance metrics. </w:t>
      </w:r>
    </w:p>
    <w:p w14:paraId="063CD621" w14:textId="7B99FFA9" w:rsidR="007A5F41" w:rsidRDefault="007A5F41" w:rsidP="008D0270">
      <w:pPr>
        <w:pStyle w:val="FirstParagraph"/>
        <w:spacing w:before="0" w:after="0"/>
        <w:jc w:val="both"/>
        <w:rPr>
          <w:ins w:id="127" w:author="Arnold Zhang" w:date="2019-04-21T18:49:00Z"/>
          <w:rFonts w:ascii="Cambria" w:hAnsi="Cambria"/>
        </w:rPr>
      </w:pPr>
      <w:r w:rsidRPr="008D0270">
        <w:rPr>
          <w:rFonts w:ascii="Cambria" w:hAnsi="Cambria"/>
        </w:rPr>
        <w:t xml:space="preserve">We considered data from multiple data set sources, </w:t>
      </w:r>
      <w:r>
        <w:rPr>
          <w:rFonts w:ascii="Cambria" w:hAnsi="Cambria"/>
        </w:rPr>
        <w:t xml:space="preserve">and selected a cancer diagnostic set from an academic setting. The project was an exercise in working and refining models for explanatory and predictive analysis. </w:t>
      </w:r>
    </w:p>
    <w:p w14:paraId="707CB07C" w14:textId="77777777" w:rsidR="00565F40" w:rsidRPr="00565F40" w:rsidRDefault="00565F40" w:rsidP="00565F40">
      <w:pPr>
        <w:pStyle w:val="BodyText"/>
        <w:rPr>
          <w:rPrChange w:id="128" w:author="Arnold Zhang" w:date="2019-04-21T18:49:00Z">
            <w:rPr>
              <w:rFonts w:ascii="Cambria" w:hAnsi="Cambria"/>
            </w:rPr>
          </w:rPrChange>
        </w:rPr>
        <w:pPrChange w:id="129" w:author="Arnold Zhang" w:date="2019-04-21T18:49:00Z">
          <w:pPr>
            <w:pStyle w:val="FirstParagraph"/>
            <w:spacing w:before="0" w:after="0"/>
            <w:jc w:val="both"/>
          </w:pPr>
        </w:pPrChange>
      </w:pPr>
    </w:p>
    <w:p w14:paraId="67C4B7F5" w14:textId="7D0E43D5" w:rsidR="00464991" w:rsidRPr="00F118B1" w:rsidRDefault="002C63C4" w:rsidP="00F118B1">
      <w:pPr>
        <w:pStyle w:val="Heading1"/>
      </w:pPr>
      <w:bookmarkStart w:id="130" w:name="_Toc6769025"/>
      <w:r w:rsidRPr="00F118B1">
        <w:t>Data Description</w:t>
      </w:r>
      <w:bookmarkEnd w:id="130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131" w:name="_Toc6769026"/>
      <w:r w:rsidRPr="00F118B1">
        <w:t xml:space="preserve">Overview of the </w:t>
      </w:r>
      <w:r w:rsidR="007E5F6B" w:rsidRPr="00F118B1">
        <w:t>Data Set</w:t>
      </w:r>
      <w:bookmarkEnd w:id="131"/>
    </w:p>
    <w:p w14:paraId="686985B5" w14:textId="0E957225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ins w:id="132" w:author="Arnold Zhang" w:date="2019-04-19T18:18:00Z">
        <w:r w:rsidR="00DC5F6D">
          <w:rPr>
            <w:rFonts w:ascii="Cambria" w:hAnsi="Cambria" w:cs="Segoe UI Light"/>
            <w:sz w:val="24"/>
          </w:rPr>
          <w:t>.</w:t>
        </w:r>
      </w:ins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8F687E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2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1648AD7E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  <w:ins w:id="133" w:author="Arnold Zhang" w:date="2019-04-19T18:19:00Z">
        <w:r w:rsidR="00DC5F6D">
          <w:rPr>
            <w:rFonts w:ascii="Cambria" w:hAnsi="Cambria" w:cs="Segoe UI Light"/>
            <w:sz w:val="24"/>
          </w:rPr>
          <w:t>:</w:t>
        </w:r>
      </w:ins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1D945E38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a)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b) texture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c) perimeter</w:t>
      </w:r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d) area</w:t>
      </w:r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e) smoothness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f) compactness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g) concavity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h) concave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i) symmetry</w:t>
      </w:r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j) fractal dimension ("coastline approximation" - 1)</w:t>
      </w:r>
    </w:p>
    <w:p w14:paraId="60543863" w14:textId="1A041CA3" w:rsidR="005410C1" w:rsidRPr="009445A2" w:rsidDel="00565F40" w:rsidRDefault="005410C1" w:rsidP="006F24A3">
      <w:pPr>
        <w:spacing w:after="0" w:line="240" w:lineRule="auto"/>
        <w:rPr>
          <w:del w:id="134" w:author="Arnold Zhang" w:date="2019-04-21T18:49:00Z"/>
          <w:rFonts w:ascii="Cambria" w:hAnsi="Cambria" w:cs="Segoe UI Light"/>
          <w:sz w:val="24"/>
        </w:rPr>
      </w:pPr>
    </w:p>
    <w:p w14:paraId="5089D8C9" w14:textId="77777777" w:rsidR="00565F40" w:rsidRDefault="00565F40" w:rsidP="006F24A3">
      <w:pPr>
        <w:spacing w:after="0" w:line="240" w:lineRule="auto"/>
        <w:rPr>
          <w:ins w:id="135" w:author="Arnold Zhang" w:date="2019-04-21T18:49:00Z"/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65E35737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</w:t>
      </w:r>
      <w:ins w:id="136" w:author="Arnold Zhang" w:date="2019-04-21T18:57:00Z">
        <w:r w:rsidR="00435386">
          <w:rPr>
            <w:rFonts w:ascii="Cambria" w:hAnsi="Cambria" w:cs="Segoe UI Light"/>
            <w:sz w:val="24"/>
          </w:rPr>
          <w:t>,</w:t>
        </w:r>
      </w:ins>
      <w:r w:rsidR="00E7594F" w:rsidRPr="009445A2">
        <w:rPr>
          <w:rFonts w:ascii="Cambria" w:hAnsi="Cambria" w:cs="Segoe UI Light"/>
          <w:sz w:val="24"/>
        </w:rPr>
        <w:t xml:space="preserve"> this is the “longest” or “largest” value]</w:t>
      </w:r>
    </w:p>
    <w:p w14:paraId="3FEB3698" w14:textId="3D9A3491" w:rsidR="00EF4F60" w:rsidRPr="009445A2" w:rsidDel="007A5F41" w:rsidRDefault="00EF4F60" w:rsidP="006F24A3">
      <w:pPr>
        <w:spacing w:after="0" w:line="240" w:lineRule="auto"/>
        <w:rPr>
          <w:del w:id="137" w:author="Arnold Zhang" w:date="2019-04-20T14:36:00Z"/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1050AA8D" w:rsidR="007E5F6B" w:rsidRPr="009445A2" w:rsidDel="007A5F41" w:rsidRDefault="007E5F6B" w:rsidP="00464991">
      <w:pPr>
        <w:spacing w:after="0" w:line="240" w:lineRule="auto"/>
        <w:rPr>
          <w:del w:id="138" w:author="Arnold Zhang" w:date="2019-04-20T14:29:00Z"/>
          <w:rFonts w:ascii="Cambria" w:hAnsi="Cambria" w:cs="Segoe UI Light"/>
        </w:rPr>
      </w:pPr>
    </w:p>
    <w:p w14:paraId="06EFEB98" w14:textId="3C33409E" w:rsidR="00533BC6" w:rsidRPr="00F118B1" w:rsidRDefault="008D0E78" w:rsidP="008D0E78">
      <w:pPr>
        <w:pStyle w:val="Heading1"/>
      </w:pPr>
      <w:bookmarkStart w:id="139" w:name="_Toc6769027"/>
      <w:r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139"/>
    </w:p>
    <w:p w14:paraId="45316FCA" w14:textId="31640A13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r w:rsidR="005F2390">
        <w:rPr>
          <w:rFonts w:ascii="Cambria" w:hAnsi="Cambria" w:cs="Segoe UI Light"/>
          <w:sz w:val="24"/>
        </w:rPr>
        <w:t xml:space="preserve">we </w:t>
      </w:r>
      <w:r w:rsidR="00682FE2">
        <w:rPr>
          <w:rFonts w:ascii="Cambria" w:hAnsi="Cambria" w:cs="Segoe UI Light"/>
          <w:sz w:val="24"/>
        </w:rPr>
        <w:t>validat</w:t>
      </w:r>
      <w:ins w:id="140" w:author="Arnold Zhang" w:date="2019-04-19T18:20:00Z">
        <w:r w:rsidR="005F2390">
          <w:rPr>
            <w:rFonts w:ascii="Cambria" w:hAnsi="Cambria" w:cs="Segoe UI Light"/>
            <w:sz w:val="24"/>
          </w:rPr>
          <w:t>e</w:t>
        </w:r>
      </w:ins>
      <w:r w:rsidR="00682FE2">
        <w:rPr>
          <w:rFonts w:ascii="Cambria" w:hAnsi="Cambria" w:cs="Segoe UI Light"/>
          <w:sz w:val="24"/>
        </w:rPr>
        <w:t xml:space="preserve"> assump</w:t>
      </w:r>
      <w:r w:rsidR="00111662">
        <w:rPr>
          <w:rFonts w:ascii="Cambria" w:hAnsi="Cambria" w:cs="Segoe UI Light"/>
          <w:sz w:val="24"/>
        </w:rPr>
        <w:t xml:space="preserve">tions of the data, then </w:t>
      </w:r>
      <w:r w:rsidR="005F2390">
        <w:rPr>
          <w:rFonts w:ascii="Cambria" w:hAnsi="Cambria" w:cs="Segoe UI Light"/>
          <w:sz w:val="24"/>
        </w:rPr>
        <w:t>we apply</w:t>
      </w:r>
      <w:r w:rsidR="00111662">
        <w:rPr>
          <w:rFonts w:ascii="Cambria" w:hAnsi="Cambria" w:cs="Segoe UI Light"/>
          <w:sz w:val="24"/>
        </w:rPr>
        <w:t xml:space="preserve"> visual analysis aided by a PCA to identify </w:t>
      </w:r>
      <w:ins w:id="141" w:author="Arnold Zhang" w:date="2019-04-21T18:57:00Z">
        <w:r w:rsidR="00435386">
          <w:rPr>
            <w:rFonts w:ascii="Cambria" w:hAnsi="Cambria" w:cs="Segoe UI Light"/>
            <w:sz w:val="24"/>
          </w:rPr>
          <w:t xml:space="preserve">the </w:t>
        </w:r>
      </w:ins>
      <w:r w:rsidR="00111662">
        <w:rPr>
          <w:rFonts w:ascii="Cambria" w:hAnsi="Cambria" w:cs="Segoe UI Light"/>
          <w:sz w:val="24"/>
        </w:rPr>
        <w:t xml:space="preserve">influential </w:t>
      </w:r>
      <w:r w:rsidR="00A06480">
        <w:rPr>
          <w:rFonts w:ascii="Cambria" w:hAnsi="Cambria" w:cs="Segoe UI Light"/>
          <w:sz w:val="24"/>
        </w:rPr>
        <w:t>parameters</w:t>
      </w:r>
      <w:ins w:id="142" w:author="Arnold Zhang" w:date="2019-04-19T18:20:00Z">
        <w:r w:rsidR="005F2390">
          <w:rPr>
            <w:rFonts w:ascii="Cambria" w:hAnsi="Cambria" w:cs="Segoe UI Light"/>
            <w:sz w:val="24"/>
          </w:rPr>
          <w:t>.</w:t>
        </w:r>
      </w:ins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143" w:name="_Toc6769028"/>
      <w:r w:rsidRPr="00F118B1">
        <w:t>Data Assumption Checks</w:t>
      </w:r>
      <w:bookmarkEnd w:id="143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26B7F391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</w:t>
      </w:r>
      <w:ins w:id="144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is</w:t>
        </w:r>
        <w:r w:rsidR="005F2390" w:rsidRPr="009445A2">
          <w:rPr>
            <w:rFonts w:ascii="Cambria" w:hAnsi="Cambria" w:cs="Segoe UI Light"/>
            <w:sz w:val="24"/>
            <w:szCs w:val="24"/>
          </w:rPr>
          <w:t xml:space="preserve"> </w:t>
        </w:r>
      </w:ins>
      <w:r w:rsidRPr="009445A2">
        <w:rPr>
          <w:rFonts w:ascii="Cambria" w:hAnsi="Cambria" w:cs="Segoe UI Light"/>
          <w:sz w:val="24"/>
          <w:szCs w:val="24"/>
        </w:rPr>
        <w:t xml:space="preserve">maintained. Points of possible concern would be </w:t>
      </w:r>
      <w:r w:rsidR="005F2390">
        <w:rPr>
          <w:rFonts w:ascii="Cambria" w:hAnsi="Cambria" w:cs="Segoe UI Light"/>
          <w:sz w:val="24"/>
          <w:szCs w:val="24"/>
        </w:rPr>
        <w:t xml:space="preserve">that it is </w:t>
      </w:r>
      <w:r w:rsidRPr="009445A2">
        <w:rPr>
          <w:rFonts w:ascii="Cambria" w:hAnsi="Cambria" w:cs="Segoe UI Light"/>
          <w:sz w:val="24"/>
          <w:szCs w:val="24"/>
        </w:rPr>
        <w:t xml:space="preserve">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328E0E22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</w:t>
      </w:r>
      <w:ins w:id="145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,</w:t>
        </w:r>
      </w:ins>
      <w:r w:rsidRPr="009445A2">
        <w:rPr>
          <w:rFonts w:ascii="Cambria" w:hAnsi="Cambria" w:cs="Segoe UI Light"/>
          <w:sz w:val="24"/>
          <w:szCs w:val="24"/>
        </w:rPr>
        <w:t xml:space="preserve"> the C</w:t>
      </w:r>
      <w:r w:rsidR="005F2390">
        <w:rPr>
          <w:rFonts w:ascii="Cambria" w:hAnsi="Cambria" w:cs="Segoe UI Light"/>
          <w:sz w:val="24"/>
          <w:szCs w:val="24"/>
        </w:rPr>
        <w:t>entral Limit Theorem</w:t>
      </w:r>
      <w:del w:id="146" w:author="Arnold Zhang" w:date="2019-04-19T18:22:00Z">
        <w:r w:rsidRPr="009445A2" w:rsidDel="005F2390">
          <w:rPr>
            <w:rFonts w:ascii="Cambria" w:hAnsi="Cambria" w:cs="Segoe UI Light"/>
            <w:sz w:val="24"/>
            <w:szCs w:val="24"/>
          </w:rPr>
          <w:delText>LT</w:delText>
        </w:r>
      </w:del>
      <w:r w:rsidRPr="009445A2">
        <w:rPr>
          <w:rFonts w:ascii="Cambria" w:hAnsi="Cambria" w:cs="Segoe UI Light"/>
          <w:sz w:val="24"/>
          <w:szCs w:val="24"/>
        </w:rPr>
        <w:t xml:space="preserve">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Del="007A5F41" w:rsidRDefault="00D26E72" w:rsidP="008720ED">
      <w:pPr>
        <w:spacing w:after="0" w:line="240" w:lineRule="auto"/>
        <w:ind w:left="-720" w:right="-522"/>
        <w:rPr>
          <w:del w:id="147" w:author="Arnold Zhang" w:date="2019-04-20T14:36:00Z"/>
          <w:rFonts w:ascii="Cambria" w:hAnsi="Cambria" w:cs="Segoe UI Light"/>
        </w:rPr>
      </w:pPr>
      <w:r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318E566" w:rsidR="00464991" w:rsidRPr="009445A2" w:rsidRDefault="00464991" w:rsidP="008720ED">
      <w:pPr>
        <w:spacing w:after="0" w:line="240" w:lineRule="auto"/>
        <w:ind w:left="-720" w:right="-522"/>
        <w:rPr>
          <w:rFonts w:ascii="Cambria" w:hAnsi="Cambria" w:cs="Segoe UI Light"/>
        </w:rPr>
        <w:pPrChange w:id="148" w:author="Arnold Zhang" w:date="2019-04-20T14:36:00Z">
          <w:pPr>
            <w:spacing w:after="0" w:line="240" w:lineRule="auto"/>
          </w:pPr>
        </w:pPrChange>
      </w:pPr>
    </w:p>
    <w:p w14:paraId="449496E5" w14:textId="7598B895" w:rsidR="004C4897" w:rsidRDefault="008720ED" w:rsidP="00464991">
      <w:pPr>
        <w:spacing w:after="0" w:line="240" w:lineRule="auto"/>
        <w:rPr>
          <w:rFonts w:ascii="Cambria" w:hAnsi="Cambria" w:cs="Segoe UI Light"/>
        </w:rPr>
      </w:pPr>
      <w:r>
        <w:rPr>
          <w:rFonts w:ascii="Cambria" w:hAnsi="Cambria" w:cs="Segoe UI Light"/>
        </w:rPr>
        <w:t>Figure</w:t>
      </w:r>
      <w:ins w:id="149" w:author="Arnold Zhang" w:date="2019-04-21T18:40:00Z">
        <w:r>
          <w:rPr>
            <w:rFonts w:ascii="Cambria" w:hAnsi="Cambria" w:cs="Segoe UI Light"/>
          </w:rPr>
          <w:t>s</w:t>
        </w:r>
      </w:ins>
      <w:r>
        <w:rPr>
          <w:rFonts w:ascii="Cambria" w:hAnsi="Cambria" w:cs="Segoe UI Light"/>
        </w:rPr>
        <w:t xml:space="preserve"> A-1: Assumption Checks</w:t>
      </w:r>
    </w:p>
    <w:p w14:paraId="722A15A1" w14:textId="77777777" w:rsidR="008720ED" w:rsidRPr="009445A2" w:rsidRDefault="008720ED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150" w:name="_Toc6769029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150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8F71056" w14:textId="77777777" w:rsidR="00435386" w:rsidRDefault="004F466D" w:rsidP="00464991">
      <w:pPr>
        <w:spacing w:after="0" w:line="240" w:lineRule="auto"/>
        <w:rPr>
          <w:ins w:id="151" w:author="Arnold Zhang" w:date="2019-04-21T18:58:00Z"/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</w:t>
      </w:r>
    </w:p>
    <w:p w14:paraId="52AFDC1C" w14:textId="593A75C7" w:rsidR="00A94602" w:rsidDel="00435386" w:rsidRDefault="00731687" w:rsidP="00464991">
      <w:pPr>
        <w:spacing w:after="0" w:line="240" w:lineRule="auto"/>
        <w:rPr>
          <w:del w:id="152" w:author="Arnold Zhang" w:date="2019-04-21T18:58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0B283136" w:rsidR="009127BA" w:rsidRDefault="009127BA" w:rsidP="00435386">
      <w:pPr>
        <w:spacing w:after="0" w:line="240" w:lineRule="auto"/>
        <w:ind w:left="-360"/>
        <w:rPr>
          <w:rFonts w:ascii="Cambria" w:hAnsi="Cambria" w:cs="Segoe UI Light"/>
          <w:sz w:val="24"/>
          <w:szCs w:val="24"/>
        </w:rPr>
        <w:pPrChange w:id="153" w:author="Arnold Zhang" w:date="2019-04-21T18:59:00Z">
          <w:pPr>
            <w:spacing w:after="0" w:line="240" w:lineRule="auto"/>
          </w:pPr>
        </w:pPrChange>
      </w:pPr>
      <w:r>
        <w:rPr>
          <w:noProof/>
          <w:lang w:eastAsia="zh-CN"/>
        </w:rPr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AD6" w14:textId="5F821426" w:rsidR="00454F60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A-2: Correlations</w:t>
      </w:r>
    </w:p>
    <w:p w14:paraId="597F5A04" w14:textId="77777777" w:rsidR="008720ED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</w:t>
      </w:r>
      <w:del w:id="154" w:author="Arnold Zhang" w:date="2019-04-19T18:22:00Z">
        <w:r w:rsidR="00270680" w:rsidDel="005F2390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270680">
        <w:rPr>
          <w:rFonts w:ascii="Cambria" w:hAnsi="Cambria" w:cs="Segoe UI Light"/>
          <w:sz w:val="24"/>
          <w:szCs w:val="24"/>
        </w:rPr>
        <w:t>all the malignant biopsies appear to be larger</w:t>
      </w:r>
      <w:del w:id="155" w:author="Arnold Zhang" w:date="2019-04-19T18:22:00Z">
        <w:r w:rsidR="00A24CA4" w:rsidDel="005F2390">
          <w:rPr>
            <w:rFonts w:ascii="Cambria" w:hAnsi="Cambria" w:cs="Segoe UI Light"/>
            <w:sz w:val="24"/>
            <w:szCs w:val="24"/>
          </w:rPr>
          <w:delText xml:space="preserve"> overall</w:delText>
        </w:r>
      </w:del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6CB88F73" w:rsidR="009235CE" w:rsidRPr="009445A2" w:rsidRDefault="006E0BDC" w:rsidP="00435386">
      <w:pPr>
        <w:spacing w:after="0" w:line="240" w:lineRule="auto"/>
        <w:ind w:left="-270"/>
        <w:rPr>
          <w:rFonts w:ascii="Cambria" w:hAnsi="Cambria" w:cs="Segoe UI Light"/>
          <w:sz w:val="24"/>
          <w:szCs w:val="24"/>
        </w:rPr>
        <w:pPrChange w:id="156" w:author="Arnold Zhang" w:date="2019-04-21T18:59:00Z">
          <w:pPr>
            <w:spacing w:after="0" w:line="240" w:lineRule="auto"/>
            <w:ind w:left="-720"/>
          </w:pPr>
        </w:pPrChange>
      </w:pPr>
      <w:r>
        <w:rPr>
          <w:noProof/>
          <w:lang w:eastAsia="zh-CN"/>
        </w:rPr>
        <w:drawing>
          <wp:inline distT="0" distB="0" distL="0" distR="0" wp14:anchorId="63E92408" wp14:editId="1523F5F4">
            <wp:extent cx="2971800" cy="2419350"/>
            <wp:effectExtent l="0" t="0" r="19050" b="1905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ins w:id="157" w:author="Arnold Zhang" w:date="2019-04-21T18:59:00Z">
        <w:r w:rsidR="00435386">
          <w:rPr>
            <w:noProof/>
          </w:rPr>
          <w:t xml:space="preserve">   </w:t>
        </w:r>
      </w:ins>
      <w:r w:rsidRPr="006E0BDC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150B44B5" wp14:editId="79F617D3">
            <wp:extent cx="2886075" cy="2419350"/>
            <wp:effectExtent l="0" t="0" r="9525" b="1905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B02060D" w14:textId="70FCE8B2" w:rsidR="00464991" w:rsidRPr="009445A2" w:rsidDel="00435386" w:rsidRDefault="00464991" w:rsidP="00464991">
      <w:pPr>
        <w:spacing w:after="0" w:line="240" w:lineRule="auto"/>
        <w:rPr>
          <w:del w:id="158" w:author="Arnold Zhang" w:date="2019-04-21T18:58:00Z"/>
          <w:rFonts w:ascii="Cambria" w:hAnsi="Cambria" w:cs="Segoe UI Light"/>
          <w:sz w:val="24"/>
          <w:szCs w:val="24"/>
        </w:rPr>
      </w:pPr>
    </w:p>
    <w:p w14:paraId="73F290DC" w14:textId="2141D518" w:rsidR="007A5F41" w:rsidRDefault="008720ED" w:rsidP="00464991">
      <w:pPr>
        <w:spacing w:after="0" w:line="240" w:lineRule="auto"/>
        <w:rPr>
          <w:ins w:id="159" w:author="Arnold Zhang" w:date="2019-04-20T14:36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</w:t>
      </w:r>
      <w:ins w:id="160" w:author="Arnold Zhang" w:date="2019-04-21T18:39:00Z">
        <w:r>
          <w:rPr>
            <w:rFonts w:ascii="Cambria" w:hAnsi="Cambria" w:cs="Segoe UI Light"/>
            <w:sz w:val="24"/>
            <w:szCs w:val="24"/>
          </w:rPr>
          <w:t>s</w:t>
        </w:r>
      </w:ins>
      <w:r>
        <w:rPr>
          <w:rFonts w:ascii="Cambria" w:hAnsi="Cambria" w:cs="Segoe UI Light"/>
          <w:sz w:val="24"/>
          <w:szCs w:val="24"/>
        </w:rPr>
        <w:t xml:space="preserve"> A-3: Comparison of Benign &amp; Malignant</w:t>
      </w:r>
    </w:p>
    <w:p w14:paraId="043EA173" w14:textId="0EC0F9A8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A box plot comparison also validates this initial observation</w:t>
      </w:r>
      <w:ins w:id="161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.</w:t>
        </w:r>
      </w:ins>
    </w:p>
    <w:p w14:paraId="35672865" w14:textId="7ED458C9" w:rsidR="00270680" w:rsidDel="009877B5" w:rsidRDefault="00270680" w:rsidP="00464991">
      <w:pPr>
        <w:spacing w:after="0" w:line="240" w:lineRule="auto"/>
        <w:rPr>
          <w:del w:id="162" w:author="Arnold Zhang" w:date="2019-04-21T18:59:00Z"/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2C958321" w:rsidR="004B4D3F" w:rsidRDefault="005F2390" w:rsidP="008720ED">
      <w:pPr>
        <w:spacing w:after="0" w:line="240" w:lineRule="auto"/>
        <w:ind w:left="-720" w:right="-432"/>
        <w:rPr>
          <w:rFonts w:ascii="Cambria" w:hAnsi="Cambria" w:cs="Segoe UI Light"/>
          <w:sz w:val="24"/>
          <w:szCs w:val="24"/>
        </w:rPr>
      </w:pPr>
      <w:ins w:id="163" w:author="Arnold Zhang" w:date="2019-04-19T18:23:00Z">
        <w:r>
          <w:rPr>
            <w:noProof/>
          </w:rPr>
          <w:t xml:space="preserve">        </w:t>
        </w:r>
      </w:ins>
      <w:r w:rsidR="004B4D3F">
        <w:rPr>
          <w:noProof/>
          <w:lang w:eastAsia="zh-CN"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ins w:id="164" w:author="Arnold Zhang" w:date="2019-04-21T18:59:00Z">
        <w:r w:rsidR="009877B5">
          <w:rPr>
            <w:noProof/>
            <w:lang w:eastAsia="zh-CN"/>
          </w:rPr>
          <w:t xml:space="preserve">  </w:t>
        </w:r>
      </w:ins>
      <w:r w:rsidR="008268AA">
        <w:rPr>
          <w:noProof/>
          <w:lang w:eastAsia="zh-CN"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1A9D57E6" w:rsidR="004B4D3F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</w:t>
      </w:r>
      <w:ins w:id="165" w:author="Arnold Zhang" w:date="2019-04-21T18:39:00Z">
        <w:r>
          <w:rPr>
            <w:rFonts w:ascii="Cambria" w:hAnsi="Cambria" w:cs="Segoe UI Light"/>
            <w:sz w:val="24"/>
            <w:szCs w:val="24"/>
          </w:rPr>
          <w:t>s</w:t>
        </w:r>
      </w:ins>
      <w:r>
        <w:rPr>
          <w:rFonts w:ascii="Cambria" w:hAnsi="Cambria" w:cs="Segoe UI Light"/>
          <w:sz w:val="24"/>
          <w:szCs w:val="24"/>
        </w:rPr>
        <w:t xml:space="preserve"> A-4: Boxplot</w:t>
      </w:r>
      <w:ins w:id="166" w:author="Arnold Zhang" w:date="2019-04-21T18:39:00Z">
        <w:r>
          <w:rPr>
            <w:rFonts w:ascii="Cambria" w:hAnsi="Cambria" w:cs="Segoe UI Light"/>
            <w:sz w:val="24"/>
            <w:szCs w:val="24"/>
          </w:rPr>
          <w:t>s</w:t>
        </w:r>
      </w:ins>
      <w:r>
        <w:rPr>
          <w:rFonts w:ascii="Cambria" w:hAnsi="Cambria" w:cs="Segoe UI Light"/>
          <w:sz w:val="24"/>
          <w:szCs w:val="24"/>
        </w:rPr>
        <w:t xml:space="preserve"> of Benign vs. Malignant</w:t>
      </w:r>
    </w:p>
    <w:p w14:paraId="0A00A9AB" w14:textId="7777777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C5FEAA0" w14:textId="335F0205" w:rsidR="008720ED" w:rsidRPr="009445A2" w:rsidDel="009877B5" w:rsidRDefault="008720ED" w:rsidP="00464991">
      <w:pPr>
        <w:spacing w:after="0" w:line="240" w:lineRule="auto"/>
        <w:rPr>
          <w:del w:id="167" w:author="Arnold Zhang" w:date="2019-04-21T19:00:00Z"/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168" w:name="_Toc6769030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168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43B4281D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</w:t>
      </w:r>
      <w:ins w:id="169" w:author="Arnold Zhang" w:date="2019-04-19T18:23:00Z">
        <w:r w:rsidR="00ED5DC4">
          <w:rPr>
            <w:rFonts w:ascii="Cambria" w:hAnsi="Cambria" w:cs="Segoe UI Light"/>
            <w:sz w:val="24"/>
            <w:szCs w:val="24"/>
          </w:rPr>
          <w:t>’</w:t>
        </w:r>
      </w:ins>
      <w:r>
        <w:rPr>
          <w:rFonts w:ascii="Cambria" w:hAnsi="Cambria" w:cs="Segoe UI Light"/>
          <w:sz w:val="24"/>
          <w:szCs w:val="24"/>
        </w:rPr>
        <w:t>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4668C18F" w:rsidR="00582FD1" w:rsidRPr="009445A2" w:rsidDel="007A5F41" w:rsidRDefault="008720ED" w:rsidP="00464991">
      <w:pPr>
        <w:spacing w:after="0" w:line="240" w:lineRule="auto"/>
        <w:rPr>
          <w:del w:id="170" w:author="Arnold Zhang" w:date="2019-04-20T14:36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A-5: Variance </w:t>
      </w:r>
    </w:p>
    <w:p w14:paraId="05E84ECF" w14:textId="541BC718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1794135D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we select just the </w:t>
      </w:r>
      <w:r w:rsidR="001449F0">
        <w:rPr>
          <w:rFonts w:ascii="Cambria" w:hAnsi="Cambria" w:cs="Segoe UI Light"/>
          <w:sz w:val="24"/>
          <w:szCs w:val="24"/>
        </w:rPr>
        <w:t>Benign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ins w:id="171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 that these</w:t>
        </w:r>
      </w:ins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2A9B535" wp14:editId="2C1382D8">
            <wp:extent cx="6137027" cy="3856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027" cy="38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2BD9C010" w:rsidR="00996872" w:rsidRPr="009445A2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A-6: Variance, Benign</w:t>
      </w:r>
    </w:p>
    <w:p w14:paraId="480C8C06" w14:textId="2464AFE0" w:rsidR="000D754A" w:rsidRDefault="000D754A" w:rsidP="00464991">
      <w:pPr>
        <w:spacing w:after="0" w:line="240" w:lineRule="auto"/>
        <w:rPr>
          <w:ins w:id="172" w:author="Arnold Zhang" w:date="2019-04-21T19:01:00Z"/>
          <w:rFonts w:ascii="Cambria" w:hAnsi="Cambria" w:cs="Segoe UI Light"/>
          <w:sz w:val="24"/>
          <w:szCs w:val="24"/>
        </w:rPr>
      </w:pPr>
    </w:p>
    <w:p w14:paraId="3518667A" w14:textId="77777777" w:rsidR="009877B5" w:rsidRDefault="009877B5" w:rsidP="00464991">
      <w:pPr>
        <w:spacing w:after="0" w:line="240" w:lineRule="auto"/>
        <w:rPr>
          <w:ins w:id="173" w:author="Arnold Zhang" w:date="2019-04-21T19:01:00Z"/>
          <w:rFonts w:ascii="Cambria" w:hAnsi="Cambria" w:cs="Segoe UI Light"/>
          <w:sz w:val="24"/>
          <w:szCs w:val="24"/>
        </w:rPr>
      </w:pPr>
    </w:p>
    <w:p w14:paraId="042036FB" w14:textId="77777777" w:rsidR="009877B5" w:rsidRDefault="009877B5" w:rsidP="00464991">
      <w:pPr>
        <w:spacing w:after="0" w:line="240" w:lineRule="auto"/>
        <w:rPr>
          <w:ins w:id="174" w:author="Arnold Zhang" w:date="2019-04-21T19:01:00Z"/>
          <w:rFonts w:ascii="Cambria" w:hAnsi="Cambria" w:cs="Segoe UI Light"/>
          <w:sz w:val="24"/>
          <w:szCs w:val="24"/>
        </w:rPr>
      </w:pPr>
    </w:p>
    <w:p w14:paraId="62E9FACC" w14:textId="77777777" w:rsidR="009877B5" w:rsidRDefault="009877B5" w:rsidP="00464991">
      <w:pPr>
        <w:spacing w:after="0" w:line="240" w:lineRule="auto"/>
        <w:rPr>
          <w:ins w:id="175" w:author="Arnold Zhang" w:date="2019-04-21T19:01:00Z"/>
          <w:rFonts w:ascii="Cambria" w:hAnsi="Cambria" w:cs="Segoe UI Light"/>
          <w:sz w:val="24"/>
          <w:szCs w:val="24"/>
        </w:rPr>
      </w:pPr>
    </w:p>
    <w:p w14:paraId="4547461E" w14:textId="77777777" w:rsidR="009877B5" w:rsidRDefault="009877B5" w:rsidP="00464991">
      <w:pPr>
        <w:spacing w:after="0" w:line="240" w:lineRule="auto"/>
        <w:rPr>
          <w:ins w:id="176" w:author="Arnold Zhang" w:date="2019-04-21T19:02:00Z"/>
          <w:rFonts w:ascii="Cambria" w:hAnsi="Cambria" w:cs="Segoe UI Light"/>
          <w:sz w:val="24"/>
          <w:szCs w:val="24"/>
        </w:rPr>
      </w:pPr>
    </w:p>
    <w:p w14:paraId="3FBCC205" w14:textId="77777777" w:rsidR="00A33217" w:rsidRPr="009445A2" w:rsidRDefault="00A3321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6AF515DD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Malignant sample, </w:t>
      </w:r>
      <w:r w:rsidR="00C7432B">
        <w:rPr>
          <w:rFonts w:ascii="Cambria" w:hAnsi="Cambria" w:cs="Segoe UI Light"/>
          <w:sz w:val="24"/>
          <w:szCs w:val="24"/>
        </w:rPr>
        <w:t>again</w:t>
      </w:r>
      <w:ins w:id="177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</w:t>
        </w:r>
      </w:ins>
      <w:r w:rsidR="00C7432B">
        <w:rPr>
          <w:rFonts w:ascii="Cambria" w:hAnsi="Cambria" w:cs="Segoe UI Light"/>
          <w:sz w:val="24"/>
          <w:szCs w:val="24"/>
        </w:rPr>
        <w:t xml:space="preserve"> the mean, standard error, and variance of size</w:t>
      </w:r>
      <w:ins w:id="178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-</w:t>
        </w:r>
      </w:ins>
      <w:del w:id="179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C7432B">
        <w:rPr>
          <w:rFonts w:ascii="Cambria" w:hAnsi="Cambria" w:cs="Segoe UI Light"/>
          <w:sz w:val="24"/>
          <w:szCs w:val="24"/>
        </w:rPr>
        <w:t>related measurements go</w:t>
      </w:r>
      <w:del w:id="180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>es</w:delText>
        </w:r>
      </w:del>
      <w:r w:rsidR="00C7432B">
        <w:rPr>
          <w:rFonts w:ascii="Cambria" w:hAnsi="Cambria" w:cs="Segoe UI Light"/>
          <w:sz w:val="24"/>
          <w:szCs w:val="24"/>
        </w:rPr>
        <w:t xml:space="preserve">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E8F1" w14:textId="37300F89" w:rsidR="00F16F1D" w:rsidRPr="009445A2" w:rsidRDefault="00F16F1D" w:rsidP="00A33217">
      <w:pPr>
        <w:rPr>
          <w:rFonts w:ascii="Cambria" w:hAnsi="Cambria" w:cs="Segoe UI Light"/>
          <w:sz w:val="24"/>
          <w:szCs w:val="24"/>
        </w:rPr>
        <w:pPrChange w:id="181" w:author="Arnold Zhang" w:date="2019-04-21T19:02:00Z">
          <w:pPr>
            <w:spacing w:after="0" w:line="240" w:lineRule="auto"/>
          </w:pPr>
        </w:pPrChange>
      </w:pPr>
      <w:r>
        <w:rPr>
          <w:rFonts w:ascii="Cambria" w:hAnsi="Cambria" w:cs="Segoe UI Light"/>
          <w:sz w:val="24"/>
          <w:szCs w:val="24"/>
        </w:rPr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</w:t>
      </w:r>
      <w:ins w:id="182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e</w:t>
        </w:r>
      </w:ins>
      <w:del w:id="183" w:author="Arnold Zhang" w:date="2019-04-19T18:24:00Z">
        <w:r w:rsidR="008573F9" w:rsidDel="00DE3724">
          <w:rPr>
            <w:rFonts w:ascii="Cambria" w:hAnsi="Cambria" w:cs="Segoe UI Light"/>
            <w:sz w:val="24"/>
            <w:szCs w:val="24"/>
          </w:rPr>
          <w:delText>i</w:delText>
        </w:r>
      </w:del>
      <w:r w:rsidR="008573F9">
        <w:rPr>
          <w:rFonts w:ascii="Cambria" w:hAnsi="Cambria" w:cs="Segoe UI Light"/>
          <w:sz w:val="24"/>
          <w:szCs w:val="24"/>
        </w:rPr>
        <w:t>s.</w:t>
      </w:r>
      <w:ins w:id="184" w:author="Arnold Zhang" w:date="2019-04-21T19:56:00Z">
        <w:r w:rsidR="003A357A">
          <w:rPr>
            <w:rFonts w:ascii="Cambria" w:hAnsi="Cambria" w:cs="Segoe UI Light"/>
            <w:sz w:val="24"/>
            <w:szCs w:val="24"/>
          </w:rPr>
          <w:t xml:space="preserve"> (see below highlighted Figure).</w:t>
        </w:r>
      </w:ins>
    </w:p>
    <w:p w14:paraId="0310AE06" w14:textId="7C08A765" w:rsidR="000D754A" w:rsidRPr="009445A2" w:rsidDel="007A5F41" w:rsidRDefault="0033484D" w:rsidP="00464991">
      <w:pPr>
        <w:spacing w:after="0" w:line="240" w:lineRule="auto"/>
        <w:rPr>
          <w:del w:id="185" w:author="Arnold Zhang" w:date="2019-04-20T14:36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lastRenderedPageBreak/>
        <w:drawing>
          <wp:inline distT="0" distB="0" distL="0" distR="0" wp14:anchorId="246CC37A" wp14:editId="44C52133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2EFA4C8" w:rsidR="000D754A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A-7: Variance, Malignant</w:t>
      </w:r>
    </w:p>
    <w:p w14:paraId="5BA9FA2E" w14:textId="77777777" w:rsidR="008720ED" w:rsidDel="00A33217" w:rsidRDefault="008720ED" w:rsidP="00464991">
      <w:pPr>
        <w:spacing w:after="0" w:line="240" w:lineRule="auto"/>
        <w:rPr>
          <w:del w:id="186" w:author="Arnold Zhang" w:date="2019-04-20T14:36:00Z"/>
          <w:rFonts w:ascii="Cambria" w:hAnsi="Cambria" w:cs="Segoe UI Light"/>
          <w:sz w:val="24"/>
          <w:szCs w:val="24"/>
        </w:rPr>
      </w:pPr>
    </w:p>
    <w:p w14:paraId="476C0E8F" w14:textId="77777777" w:rsidR="00A33217" w:rsidRPr="009445A2" w:rsidRDefault="00A33217" w:rsidP="00464991">
      <w:pPr>
        <w:spacing w:after="0" w:line="240" w:lineRule="auto"/>
        <w:rPr>
          <w:ins w:id="187" w:author="Arnold Zhang" w:date="2019-04-21T19:02:00Z"/>
          <w:rFonts w:ascii="Cambria" w:hAnsi="Cambria" w:cs="Segoe UI Light"/>
          <w:sz w:val="24"/>
          <w:szCs w:val="24"/>
        </w:rPr>
      </w:pPr>
    </w:p>
    <w:p w14:paraId="5326ED58" w14:textId="176C18FF" w:rsidR="000D754A" w:rsidRPr="009445A2" w:rsidDel="007A5F41" w:rsidRDefault="000D754A" w:rsidP="00464991">
      <w:pPr>
        <w:spacing w:after="0" w:line="240" w:lineRule="auto"/>
        <w:rPr>
          <w:del w:id="188" w:author="Arnold Zhang" w:date="2019-04-20T14:36:00Z"/>
          <w:rFonts w:ascii="Cambria" w:hAnsi="Cambria" w:cs="Segoe UI Light"/>
          <w:sz w:val="24"/>
          <w:szCs w:val="24"/>
        </w:rPr>
      </w:pP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4C803AE" w:rsidR="00773A0B" w:rsidRPr="008D33E5" w:rsidRDefault="00EE3CB8" w:rsidP="00EE3CB8">
      <w:pPr>
        <w:pStyle w:val="Heading2"/>
        <w:rPr>
          <w:rPrChange w:id="189" w:author="Arnold Zhang" w:date="2019-04-21T19:07:00Z">
            <w:rPr/>
          </w:rPrChange>
        </w:rPr>
      </w:pPr>
      <w:bookmarkStart w:id="190" w:name="_Toc6769031"/>
      <w:r w:rsidRPr="008D33E5">
        <w:rPr>
          <w:rPrChange w:id="191" w:author="Arnold Zhang" w:date="2019-04-21T19:07:00Z">
            <w:rPr/>
          </w:rPrChange>
        </w:rPr>
        <w:t>Principal Component</w:t>
      </w:r>
      <w:ins w:id="192" w:author="Arnold Zhang" w:date="2019-04-19T18:24:00Z">
        <w:r w:rsidR="00DE3724" w:rsidRPr="008D33E5">
          <w:rPr>
            <w:rPrChange w:id="193" w:author="Arnold Zhang" w:date="2019-04-21T19:07:00Z">
              <w:rPr/>
            </w:rPrChange>
          </w:rPr>
          <w:t>s</w:t>
        </w:r>
      </w:ins>
      <w:r w:rsidRPr="008D33E5">
        <w:rPr>
          <w:rPrChange w:id="194" w:author="Arnold Zhang" w:date="2019-04-21T19:07:00Z">
            <w:rPr/>
          </w:rPrChange>
        </w:rPr>
        <w:t xml:space="preserve"> Analysis</w:t>
      </w:r>
      <w:bookmarkEnd w:id="190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438FEA70" w:rsidR="00773A0B" w:rsidRDefault="00773A0B" w:rsidP="00773A0B">
      <w:pPr>
        <w:spacing w:after="0" w:line="240" w:lineRule="auto"/>
        <w:rPr>
          <w:ins w:id="195" w:author="Arnold Zhang" w:date="2019-04-20T14:36:00Z"/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</w:t>
      </w:r>
      <w:del w:id="196" w:author="Arnold Zhang" w:date="2019-04-19T18:24:00Z">
        <w:r w:rsidR="002C2157" w:rsidDel="00C95905">
          <w:rPr>
            <w:rFonts w:ascii="Cambria" w:hAnsi="Cambria" w:cs="Segoe UI Light"/>
            <w:sz w:val="24"/>
            <w:szCs w:val="24"/>
          </w:rPr>
          <w:delText>’</w:delText>
        </w:r>
      </w:del>
      <w:r w:rsidR="002C2157">
        <w:rPr>
          <w:rFonts w:ascii="Cambria" w:hAnsi="Cambria" w:cs="Segoe UI Light"/>
          <w:sz w:val="24"/>
          <w:szCs w:val="24"/>
        </w:rPr>
        <w:t>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r w:rsidR="002C2157">
        <w:rPr>
          <w:rFonts w:ascii="Cambria" w:hAnsi="Cambria" w:cs="Segoe UI Light"/>
          <w:sz w:val="24"/>
          <w:szCs w:val="24"/>
        </w:rPr>
        <w:t>]</w:t>
      </w:r>
      <w:ins w:id="197" w:author="Arnold Zhang" w:date="2019-04-19T18:24:00Z">
        <w:r w:rsidR="00C95905">
          <w:rPr>
            <w:rFonts w:ascii="Cambria" w:hAnsi="Cambria" w:cs="Segoe UI Light"/>
            <w:sz w:val="24"/>
            <w:szCs w:val="24"/>
          </w:rPr>
          <w:t xml:space="preserve"> </w:t>
        </w:r>
      </w:ins>
      <w:del w:id="198" w:author="Arnold Zhang" w:date="2019-04-19T18:24:00Z">
        <w:r w:rsidR="002C2157" w:rsidRPr="00497D7E" w:rsidDel="00C95905">
          <w:rPr>
            <w:rFonts w:ascii="Cambria" w:hAnsi="Cambria" w:cs="Segoe UI Light"/>
            <w:sz w:val="24"/>
            <w:szCs w:val="24"/>
          </w:rPr>
          <w:delText xml:space="preserve">, </w:delText>
        </w:r>
        <w:r w:rsidRPr="00497D7E" w:rsidDel="00C95905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Pr="00497D7E">
        <w:rPr>
          <w:rFonts w:ascii="Cambria" w:hAnsi="Cambria" w:cs="Segoe UI Light"/>
          <w:sz w:val="24"/>
          <w:szCs w:val="24"/>
        </w:rPr>
        <w:t xml:space="preserve">against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 xml:space="preserve">that </w:t>
      </w:r>
      <w:del w:id="199" w:author="Arnold Zhang" w:date="2019-04-19T18:25:00Z">
        <w:r w:rsidR="00670F8D" w:rsidDel="00C95905">
          <w:rPr>
            <w:rFonts w:ascii="Cambria" w:hAnsi="Cambria" w:cs="Segoe UI Light"/>
            <w:sz w:val="24"/>
            <w:szCs w:val="24"/>
          </w:rPr>
          <w:delText xml:space="preserve">immerge </w:delText>
        </w:r>
      </w:del>
      <w:ins w:id="200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emerge </w:t>
        </w:r>
      </w:ins>
      <w:r w:rsidR="00670F8D">
        <w:rPr>
          <w:rFonts w:ascii="Cambria" w:hAnsi="Cambria" w:cs="Segoe UI Light"/>
          <w:sz w:val="24"/>
          <w:szCs w:val="24"/>
        </w:rPr>
        <w:t>in the data.</w:t>
      </w:r>
    </w:p>
    <w:p w14:paraId="31C26E19" w14:textId="77777777" w:rsidR="007A5F41" w:rsidRDefault="007A5F41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041AEF7" w14:textId="6D27FA83" w:rsidR="00773A0B" w:rsidDel="007A5F41" w:rsidRDefault="00773A0B" w:rsidP="008720ED">
      <w:pPr>
        <w:spacing w:after="0" w:line="240" w:lineRule="auto"/>
        <w:ind w:right="-522"/>
        <w:rPr>
          <w:del w:id="201" w:author="Arnold Zhang" w:date="2019-04-20T14:36:00Z"/>
          <w:rFonts w:ascii="Cambria" w:hAnsi="Cambria" w:cs="Segoe UI Light"/>
          <w:sz w:val="24"/>
          <w:szCs w:val="24"/>
        </w:rPr>
        <w:pPrChange w:id="202" w:author="Arnold Zhang" w:date="2019-04-21T18:37:00Z">
          <w:pPr>
            <w:spacing w:after="0" w:line="240" w:lineRule="auto"/>
          </w:pPr>
        </w:pPrChange>
      </w:pPr>
    </w:p>
    <w:p w14:paraId="003BFD18" w14:textId="017BF7DE" w:rsidR="00773A0B" w:rsidRDefault="00C95905" w:rsidP="008720ED">
      <w:pPr>
        <w:spacing w:after="0" w:line="240" w:lineRule="auto"/>
        <w:ind w:left="-720" w:right="-522"/>
        <w:rPr>
          <w:rFonts w:ascii="Cambria" w:hAnsi="Cambria" w:cs="Segoe UI Light"/>
          <w:sz w:val="24"/>
          <w:szCs w:val="24"/>
        </w:rPr>
        <w:pPrChange w:id="203" w:author="Arnold Zhang" w:date="2019-04-21T18:37:00Z">
          <w:pPr>
            <w:spacing w:after="0" w:line="240" w:lineRule="auto"/>
            <w:ind w:left="-720"/>
          </w:pPr>
        </w:pPrChange>
      </w:pPr>
      <w:ins w:id="204" w:author="Arnold Zhang" w:date="2019-04-19T18:25:00Z">
        <w:r>
          <w:rPr>
            <w:noProof/>
          </w:rPr>
          <w:t xml:space="preserve">     </w:t>
        </w:r>
      </w:ins>
      <w:r w:rsidR="00EC62A2">
        <w:rPr>
          <w:noProof/>
          <w:lang w:eastAsia="zh-CN"/>
        </w:rPr>
        <w:drawing>
          <wp:inline distT="0" distB="0" distL="0" distR="0" wp14:anchorId="24763A50" wp14:editId="73077E0F">
            <wp:extent cx="3305175" cy="20728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171" cy="20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  <w:lang w:eastAsia="zh-CN"/>
        </w:rPr>
        <w:drawing>
          <wp:inline distT="0" distB="0" distL="0" distR="0" wp14:anchorId="5F554B0C" wp14:editId="75581407">
            <wp:extent cx="3403898" cy="2057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1043" cy="2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A0349CA" w:rsidR="00773A0B" w:rsidRDefault="008720E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ins w:id="205" w:author="Arnold Zhang" w:date="2019-04-21T18:37:00Z">
        <w:r>
          <w:rPr>
            <w:rFonts w:ascii="Cambria" w:hAnsi="Cambria" w:cs="Segoe UI Light"/>
            <w:sz w:val="24"/>
            <w:szCs w:val="24"/>
          </w:rPr>
          <w:t>Figure</w:t>
        </w:r>
      </w:ins>
      <w:ins w:id="206" w:author="Arnold Zhang" w:date="2019-04-21T18:39:00Z">
        <w:r>
          <w:rPr>
            <w:rFonts w:ascii="Cambria" w:hAnsi="Cambria" w:cs="Segoe UI Light"/>
            <w:sz w:val="24"/>
            <w:szCs w:val="24"/>
          </w:rPr>
          <w:t>s</w:t>
        </w:r>
      </w:ins>
      <w:ins w:id="207" w:author="Arnold Zhang" w:date="2019-04-21T18:37:00Z">
        <w:r>
          <w:rPr>
            <w:rFonts w:ascii="Cambria" w:hAnsi="Cambria" w:cs="Segoe UI Light"/>
            <w:sz w:val="24"/>
            <w:szCs w:val="24"/>
          </w:rPr>
          <w:t xml:space="preserve"> A-8: </w:t>
        </w:r>
      </w:ins>
      <w:ins w:id="208" w:author="Arnold Zhang" w:date="2019-04-21T18:38:00Z">
        <w:r>
          <w:rPr>
            <w:rFonts w:ascii="Cambria" w:hAnsi="Cambria" w:cs="Segoe UI Light"/>
            <w:sz w:val="24"/>
            <w:szCs w:val="24"/>
          </w:rPr>
          <w:t xml:space="preserve">PCA </w:t>
        </w:r>
      </w:ins>
      <w:ins w:id="209" w:author="Arnold Zhang" w:date="2019-04-21T18:37:00Z">
        <w:r>
          <w:rPr>
            <w:rFonts w:ascii="Cambria" w:hAnsi="Cambria" w:cs="Segoe UI Light"/>
            <w:sz w:val="24"/>
            <w:szCs w:val="24"/>
          </w:rPr>
          <w:t>Scree plots</w:t>
        </w:r>
      </w:ins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0321AAAD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</w:t>
      </w:r>
      <w:ins w:id="210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that </w:t>
        </w:r>
      </w:ins>
      <w:r w:rsidRPr="006814BD">
        <w:rPr>
          <w:rFonts w:ascii="Cambria" w:hAnsi="Cambria" w:cs="Segoe UI Light"/>
          <w:sz w:val="24"/>
          <w:szCs w:val="24"/>
        </w:rPr>
        <w:t xml:space="preserve">a clear separation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1A2311CD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E40" w14:textId="7C85A264" w:rsidR="00361716" w:rsidRDefault="008720ED" w:rsidP="00497D7E">
      <w:pPr>
        <w:spacing w:after="0" w:line="240" w:lineRule="auto"/>
        <w:rPr>
          <w:ins w:id="211" w:author="Arnold Zhang" w:date="2019-04-21T18:38:00Z"/>
          <w:rFonts w:ascii="Cambria" w:hAnsi="Cambria" w:cs="Segoe UI Light"/>
          <w:sz w:val="24"/>
          <w:szCs w:val="24"/>
        </w:rPr>
      </w:pPr>
      <w:ins w:id="212" w:author="Arnold Zhang" w:date="2019-04-21T18:38:00Z">
        <w:r>
          <w:rPr>
            <w:rFonts w:ascii="Cambria" w:hAnsi="Cambria" w:cs="Segoe UI Light"/>
            <w:sz w:val="24"/>
            <w:szCs w:val="24"/>
          </w:rPr>
          <w:t>Figure A-9: % of Explained Variance vs. Principal Components</w:t>
        </w:r>
      </w:ins>
    </w:p>
    <w:p w14:paraId="0EAB0284" w14:textId="77777777" w:rsidR="008720ED" w:rsidRDefault="008720E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ins w:id="213" w:author="Arnold Zhang" w:date="2019-04-21T19:03:00Z"/>
          <w:rFonts w:ascii="Cambria" w:hAnsi="Cambria" w:cs="Segoe UI Light"/>
          <w:sz w:val="24"/>
          <w:szCs w:val="24"/>
        </w:rPr>
      </w:pPr>
    </w:p>
    <w:p w14:paraId="5DD79017" w14:textId="77777777" w:rsidR="00A33217" w:rsidRDefault="00A3321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0713B278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performance of the PC’s</w:t>
      </w:r>
      <w:ins w:id="214" w:author="Arnold Zhang" w:date="2019-04-19T18:26:00Z">
        <w:r w:rsidR="00756FC4">
          <w:rPr>
            <w:rFonts w:ascii="Cambria" w:hAnsi="Cambria" w:cs="Segoe UI Light"/>
            <w:sz w:val="24"/>
            <w:szCs w:val="24"/>
          </w:rPr>
          <w:t>,</w:t>
        </w:r>
      </w:ins>
      <w:r>
        <w:rPr>
          <w:rFonts w:ascii="Cambria" w:hAnsi="Cambria" w:cs="Segoe UI Light"/>
          <w:sz w:val="24"/>
          <w:szCs w:val="24"/>
        </w:rPr>
        <w:t xml:space="preserve">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 xml:space="preserve">explained by the first 2 components, and improvement significantly tapers off </w:t>
      </w:r>
      <w:r w:rsidR="00756FC4">
        <w:rPr>
          <w:rFonts w:ascii="Cambria" w:hAnsi="Cambria" w:cs="Segoe UI Light"/>
          <w:sz w:val="24"/>
          <w:szCs w:val="24"/>
        </w:rPr>
        <w:t>following</w:t>
      </w:r>
      <w:r w:rsidR="006A414F">
        <w:rPr>
          <w:rFonts w:ascii="Cambria" w:hAnsi="Cambria" w:cs="Segoe UI Light"/>
          <w:sz w:val="24"/>
          <w:szCs w:val="24"/>
        </w:rPr>
        <w:t xml:space="preserve"> that. This is further emphasized 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>. W</w:t>
      </w:r>
      <w:r w:rsidR="00557E7F" w:rsidRPr="00497D7E">
        <w:rPr>
          <w:rFonts w:ascii="Cambria" w:hAnsi="Cambria" w:cs="Segoe UI Light"/>
          <w:sz w:val="24"/>
          <w:szCs w:val="24"/>
        </w:rPr>
        <w:t xml:space="preserve">e can see from this pairs plot of just the first few variables, </w:t>
      </w:r>
      <w:r w:rsidR="00756FC4">
        <w:rPr>
          <w:rFonts w:ascii="Cambria" w:hAnsi="Cambria" w:cs="Segoe UI Light"/>
          <w:sz w:val="24"/>
          <w:szCs w:val="24"/>
        </w:rPr>
        <w:t xml:space="preserve">that </w:t>
      </w:r>
      <w:del w:id="215" w:author="Arnold Zhang" w:date="2019-04-21T19:17:00Z">
        <w:r w:rsidR="00756FC4" w:rsidDel="002C1696">
          <w:rPr>
            <w:rFonts w:ascii="Cambria" w:hAnsi="Cambria" w:cs="Segoe UI Light"/>
            <w:sz w:val="24"/>
            <w:szCs w:val="24"/>
          </w:rPr>
          <w:delText xml:space="preserve">the </w:delText>
        </w:r>
        <w:r w:rsidR="00557E7F" w:rsidRPr="00497D7E" w:rsidDel="002C1696">
          <w:rPr>
            <w:rFonts w:ascii="Cambria" w:hAnsi="Cambria" w:cs="Segoe UI Light"/>
            <w:sz w:val="24"/>
            <w:szCs w:val="24"/>
          </w:rPr>
          <w:delText xml:space="preserve">separation between </w:delText>
        </w:r>
      </w:del>
      <w:r w:rsidR="00557E7F" w:rsidRPr="00497D7E">
        <w:rPr>
          <w:rFonts w:ascii="Cambria" w:hAnsi="Cambria" w:cs="Segoe UI Light"/>
          <w:sz w:val="24"/>
          <w:szCs w:val="24"/>
        </w:rPr>
        <w:t xml:space="preserve">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r w:rsidR="000E0427">
        <w:rPr>
          <w:rFonts w:ascii="Cambria" w:hAnsi="Cambria" w:cs="Segoe UI Light"/>
          <w:sz w:val="24"/>
          <w:szCs w:val="24"/>
        </w:rPr>
        <w:t>However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BD6E337" w14:textId="77777777" w:rsidR="00A33217" w:rsidRDefault="00A33217">
      <w:pPr>
        <w:rPr>
          <w:ins w:id="216" w:author="Arnold Zhang" w:date="2019-04-21T19:03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ins w:id="217" w:author="Arnold Zhang" w:date="2019-04-21T19:03:00Z">
        <w:r>
          <w:br w:type="page"/>
        </w:r>
      </w:ins>
    </w:p>
    <w:p w14:paraId="722C4672" w14:textId="17776E80" w:rsidR="00AB777E" w:rsidRDefault="00327F0B" w:rsidP="00AB777E">
      <w:pPr>
        <w:pStyle w:val="Heading1"/>
      </w:pPr>
      <w:bookmarkStart w:id="218" w:name="_Toc6769032"/>
      <w:r>
        <w:lastRenderedPageBreak/>
        <w:t>Objective 1 – E</w:t>
      </w:r>
      <w:r w:rsidR="00BD755C">
        <w:t xml:space="preserve">xplanatory Analysis: </w:t>
      </w:r>
      <w:r w:rsidR="00AB777E">
        <w:t xml:space="preserve"> Logistic Regression</w:t>
      </w:r>
      <w:bookmarkEnd w:id="218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60577026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r w:rsidR="009870D6">
        <w:rPr>
          <w:rFonts w:ascii="Cambria" w:hAnsi="Cambria" w:cs="Segoe UI Light"/>
          <w:sz w:val="24"/>
          <w:szCs w:val="24"/>
        </w:rPr>
        <w:t xml:space="preserve">However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</w:t>
      </w:r>
      <w:ins w:id="219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,</w:t>
        </w:r>
      </w:ins>
      <w:r w:rsidR="004D2D56">
        <w:rPr>
          <w:rFonts w:ascii="Cambria" w:hAnsi="Cambria" w:cs="Segoe UI Light"/>
          <w:sz w:val="24"/>
          <w:szCs w:val="24"/>
        </w:rPr>
        <w:t xml:space="preserve">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radius_mean            texture_mean          perimeter_mean               area_mean         smoothness_mean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compactness_mean          concavity_mean     concave_points_mean           symmetry_mean  fractal_dimension_mean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radius_se              texture_se            perimeter_se                 area_se           smoothness_se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compactness_se            concavity_se       concave_points_se             symmetry_se    fractal_dimension_se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radius_worst           texture_worst         perimeter_worst              area_worst        smoothness_worst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compactness_worst         concavity_worst    concave_points_worst          symmetry_worst fractal_dimension_worst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3DE0A4F1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This is not entirely su</w:t>
      </w:r>
      <w:r w:rsidR="00EE5E1A">
        <w:rPr>
          <w:rFonts w:ascii="Cambria" w:hAnsi="Cambria" w:cs="Segoe UI Light"/>
          <w:sz w:val="24"/>
          <w:szCs w:val="24"/>
        </w:rPr>
        <w:t>r</w:t>
      </w:r>
      <w:r>
        <w:rPr>
          <w:rFonts w:ascii="Cambria" w:hAnsi="Cambria" w:cs="Segoe UI Light"/>
          <w:sz w:val="24"/>
          <w:szCs w:val="24"/>
        </w:rPr>
        <w:t xml:space="preserve">prising </w:t>
      </w:r>
      <w:r w:rsidR="00EE5E1A">
        <w:rPr>
          <w:rFonts w:ascii="Cambria" w:hAnsi="Cambria" w:cs="Segoe UI Light"/>
          <w:sz w:val="24"/>
          <w:szCs w:val="24"/>
        </w:rPr>
        <w:t>because</w:t>
      </w:r>
      <w:r>
        <w:rPr>
          <w:rFonts w:ascii="Cambria" w:hAnsi="Cambria" w:cs="Segoe UI Light"/>
          <w:sz w:val="24"/>
          <w:szCs w:val="24"/>
        </w:rPr>
        <w:t>:</w:t>
      </w:r>
    </w:p>
    <w:p w14:paraId="386BE4FA" w14:textId="69DE5034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Perimeter, Radius, and Area are all of a function of each other with respect to Pi</w:t>
      </w:r>
    </w:p>
    <w:p w14:paraId="10CD0A36" w14:textId="5B784C4B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>y of measurements are simply the standard error [i.e. variance</w:t>
      </w:r>
      <w:r w:rsidR="00886E28">
        <w:rPr>
          <w:rFonts w:ascii="Cambria" w:hAnsi="Cambria" w:cs="Segoe UI Light"/>
          <w:sz w:val="24"/>
          <w:szCs w:val="24"/>
        </w:rPr>
        <w:t>] or the worst single measurement used to derive the</w:t>
      </w:r>
      <w:r w:rsidR="004435D6">
        <w:rPr>
          <w:rFonts w:ascii="Cambria" w:hAnsi="Cambria" w:cs="Segoe UI Light"/>
          <w:sz w:val="24"/>
          <w:szCs w:val="24"/>
        </w:rPr>
        <w:t xml:space="preserve"> this</w:t>
      </w:r>
    </w:p>
    <w:p w14:paraId="1679AD43" w14:textId="522E7CAB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6FEBADC" w14:textId="77777777" w:rsidR="00A3079D" w:rsidRDefault="00A3079D" w:rsidP="00A3079D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Visually inspecting this correlation also verifies this assumption as well</w:t>
      </w:r>
    </w:p>
    <w:p w14:paraId="5C719252" w14:textId="26863B74" w:rsidR="00A3079D" w:rsidDel="00A33217" w:rsidRDefault="00A3079D" w:rsidP="00464991">
      <w:pPr>
        <w:spacing w:after="0" w:line="240" w:lineRule="auto"/>
        <w:rPr>
          <w:del w:id="220" w:author="Arnold Zhang" w:date="2019-04-21T19:03:00Z"/>
          <w:rFonts w:ascii="Cambria" w:hAnsi="Cambria" w:cs="Segoe UI Light"/>
          <w:sz w:val="24"/>
          <w:szCs w:val="24"/>
        </w:rPr>
      </w:pPr>
    </w:p>
    <w:p w14:paraId="06A38EBC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B9860EB" w14:textId="2683BA13" w:rsidR="002B3DCB" w:rsidRDefault="002B3DCB" w:rsidP="002B3DC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2B3DCB">
        <w:rPr>
          <w:rFonts w:ascii="Cambria" w:hAnsi="Cambria" w:cs="Segoe UI Light"/>
          <w:b/>
          <w:sz w:val="24"/>
          <w:szCs w:val="24"/>
        </w:rPr>
        <w:t>Radius, Perimeter, Area - Mean vs Worst</w:t>
      </w:r>
      <w:r>
        <w:rPr>
          <w:rFonts w:ascii="Cambria" w:hAnsi="Cambria" w:cs="Segoe UI Light"/>
          <w:sz w:val="24"/>
          <w:szCs w:val="24"/>
        </w:rPr>
        <w:tab/>
      </w:r>
      <w:r w:rsidRPr="002B3DCB">
        <w:rPr>
          <w:rFonts w:ascii="Cambria" w:hAnsi="Cambria" w:cs="Segoe UI Light"/>
          <w:b/>
          <w:sz w:val="24"/>
          <w:szCs w:val="24"/>
        </w:rPr>
        <w:t xml:space="preserve">Concavity </w:t>
      </w:r>
      <w:r>
        <w:rPr>
          <w:rFonts w:ascii="Cambria" w:hAnsi="Cambria" w:cs="Segoe UI Light"/>
          <w:b/>
          <w:sz w:val="24"/>
          <w:szCs w:val="24"/>
        </w:rPr>
        <w:t>&amp;</w:t>
      </w:r>
      <w:r w:rsidRPr="002B3DCB">
        <w:rPr>
          <w:rFonts w:ascii="Cambria" w:hAnsi="Cambria" w:cs="Segoe UI Light"/>
          <w:b/>
          <w:sz w:val="24"/>
          <w:szCs w:val="24"/>
        </w:rPr>
        <w:t xml:space="preserve"> Concavity Point</w:t>
      </w:r>
      <w:r>
        <w:rPr>
          <w:rFonts w:ascii="Cambria" w:hAnsi="Cambria" w:cs="Segoe UI Light"/>
          <w:b/>
          <w:sz w:val="24"/>
          <w:szCs w:val="24"/>
        </w:rPr>
        <w:t xml:space="preserve">: </w:t>
      </w:r>
      <w:r w:rsidRPr="002B3DCB">
        <w:rPr>
          <w:rFonts w:ascii="Cambria" w:hAnsi="Cambria" w:cs="Segoe UI Light"/>
          <w:b/>
          <w:sz w:val="24"/>
          <w:szCs w:val="24"/>
        </w:rPr>
        <w:t>Mean vs Worst</w:t>
      </w:r>
    </w:p>
    <w:p w14:paraId="081F6010" w14:textId="49A08AAF" w:rsidR="002B3DCB" w:rsidRDefault="002B3DCB" w:rsidP="008720ED">
      <w:pPr>
        <w:spacing w:after="0" w:line="240" w:lineRule="auto"/>
        <w:ind w:right="-522"/>
        <w:rPr>
          <w:rFonts w:ascii="Cambria" w:hAnsi="Cambria" w:cs="Segoe UI Light"/>
          <w:sz w:val="24"/>
          <w:szCs w:val="24"/>
        </w:rPr>
        <w:pPrChange w:id="221" w:author="Arnold Zhang" w:date="2019-04-21T18:38:00Z">
          <w:pPr>
            <w:spacing w:after="0" w:line="240" w:lineRule="auto"/>
          </w:pPr>
        </w:pPrChange>
      </w:pPr>
      <w:r>
        <w:rPr>
          <w:noProof/>
          <w:lang w:eastAsia="zh-CN"/>
        </w:rPr>
        <w:drawing>
          <wp:inline distT="0" distB="0" distL="0" distR="0" wp14:anchorId="57701ED8" wp14:editId="19A89B8F">
            <wp:extent cx="3156613" cy="271462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6677" cy="27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4C13DDD" wp14:editId="0A6A86A8">
            <wp:extent cx="2991973" cy="2581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9427" cy="25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8FC" w14:textId="6B3D14C7" w:rsidR="00A3079D" w:rsidRDefault="008720ED" w:rsidP="00464991">
      <w:pPr>
        <w:spacing w:after="0" w:line="240" w:lineRule="auto"/>
        <w:rPr>
          <w:ins w:id="222" w:author="Arnold Zhang" w:date="2019-04-21T18:38:00Z"/>
          <w:rFonts w:ascii="Cambria" w:hAnsi="Cambria" w:cs="Segoe UI Light"/>
          <w:sz w:val="24"/>
          <w:szCs w:val="24"/>
        </w:rPr>
      </w:pPr>
      <w:ins w:id="223" w:author="Arnold Zhang" w:date="2019-04-21T18:38:00Z">
        <w:r>
          <w:rPr>
            <w:rFonts w:ascii="Cambria" w:hAnsi="Cambria" w:cs="Segoe UI Light"/>
            <w:sz w:val="24"/>
            <w:szCs w:val="24"/>
          </w:rPr>
          <w:t>Figure</w:t>
        </w:r>
      </w:ins>
      <w:ins w:id="224" w:author="Arnold Zhang" w:date="2019-04-21T18:39:00Z">
        <w:r>
          <w:rPr>
            <w:rFonts w:ascii="Cambria" w:hAnsi="Cambria" w:cs="Segoe UI Light"/>
            <w:sz w:val="24"/>
            <w:szCs w:val="24"/>
          </w:rPr>
          <w:t>s</w:t>
        </w:r>
      </w:ins>
      <w:ins w:id="225" w:author="Arnold Zhang" w:date="2019-04-21T18:38:00Z">
        <w:r>
          <w:rPr>
            <w:rFonts w:ascii="Cambria" w:hAnsi="Cambria" w:cs="Segoe UI Light"/>
            <w:sz w:val="24"/>
            <w:szCs w:val="24"/>
          </w:rPr>
          <w:t xml:space="preserve"> A-10: </w:t>
        </w:r>
      </w:ins>
      <w:ins w:id="226" w:author="Arnold Zhang" w:date="2019-04-21T18:39:00Z">
        <w:r>
          <w:rPr>
            <w:rFonts w:ascii="Cambria" w:hAnsi="Cambria" w:cs="Segoe UI Light"/>
            <w:sz w:val="24"/>
            <w:szCs w:val="24"/>
          </w:rPr>
          <w:t>Correlations, Mean vs. Worst</w:t>
        </w:r>
      </w:ins>
    </w:p>
    <w:p w14:paraId="2DB3BE1B" w14:textId="77777777" w:rsidR="008720ED" w:rsidDel="0050796C" w:rsidRDefault="008720ED" w:rsidP="00464991">
      <w:pPr>
        <w:spacing w:after="0" w:line="240" w:lineRule="auto"/>
        <w:rPr>
          <w:del w:id="227" w:author="Arnold Zhang" w:date="2019-04-21T19:41:00Z"/>
          <w:rFonts w:ascii="Cambria" w:hAnsi="Cambria" w:cs="Segoe UI Light"/>
          <w:sz w:val="24"/>
          <w:szCs w:val="24"/>
        </w:rPr>
      </w:pPr>
    </w:p>
    <w:p w14:paraId="6784B0B9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E6D8532" w14:textId="10D6C9DC" w:rsidR="002B3DCB" w:rsidRPr="00BB0D4A" w:rsidRDefault="002B3DCB" w:rsidP="002B3DCB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BB0D4A">
        <w:rPr>
          <w:rFonts w:ascii="Cambria" w:hAnsi="Cambria" w:cs="Segoe UI Light"/>
          <w:b/>
          <w:sz w:val="24"/>
          <w:szCs w:val="24"/>
        </w:rPr>
        <w:t xml:space="preserve">Area: Mean vs Worst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 xml:space="preserve">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 xml:space="preserve">Texture: Mean vs Worst 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>Smoothness: Mean vs Worst</w:t>
      </w:r>
    </w:p>
    <w:p w14:paraId="0C0F9149" w14:textId="10D75131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5281DE" w14:textId="0597CCA1" w:rsidR="007551D8" w:rsidRDefault="00755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27F5B339" wp14:editId="003BF186">
            <wp:extent cx="2052361" cy="17716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9520" cy="17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1D8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3223D607" wp14:editId="718FAC48">
            <wp:extent cx="1981200" cy="1728339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0552" cy="17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D4A" w:rsidRPr="00BB0D4A">
        <w:rPr>
          <w:noProof/>
        </w:rPr>
        <w:t xml:space="preserve"> </w:t>
      </w:r>
      <w:r w:rsidR="00BB0D4A">
        <w:rPr>
          <w:noProof/>
          <w:lang w:eastAsia="zh-CN"/>
        </w:rPr>
        <w:drawing>
          <wp:inline distT="0" distB="0" distL="0" distR="0" wp14:anchorId="53C63987" wp14:editId="568F8977">
            <wp:extent cx="1973640" cy="1723878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7315" cy="17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59A0" w14:textId="0EAF5284" w:rsidR="007551D8" w:rsidRDefault="008720E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ins w:id="228" w:author="Arnold Zhang" w:date="2019-04-21T18:39:00Z">
        <w:r>
          <w:rPr>
            <w:rFonts w:ascii="Cambria" w:hAnsi="Cambria" w:cs="Segoe UI Light"/>
            <w:sz w:val="24"/>
            <w:szCs w:val="24"/>
          </w:rPr>
          <w:t xml:space="preserve">Figures A-11: </w:t>
        </w:r>
      </w:ins>
      <w:ins w:id="229" w:author="Arnold Zhang" w:date="2019-04-21T18:40:00Z">
        <w:r>
          <w:rPr>
            <w:rFonts w:ascii="Cambria" w:hAnsi="Cambria" w:cs="Segoe UI Light"/>
            <w:sz w:val="24"/>
            <w:szCs w:val="24"/>
          </w:rPr>
          <w:t>Correlations, Mean vs. Worst</w:t>
        </w:r>
      </w:ins>
    </w:p>
    <w:p w14:paraId="210B58E6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98640B8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4C454C20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texture_mean              area_mean        smoothness_mean       compactness_mean         concavity_mean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concave_points_mean          symmetry_mean fractal_dimension_mean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Del="00A33217" w:rsidRDefault="00245D25" w:rsidP="00464991">
      <w:pPr>
        <w:spacing w:after="0" w:line="240" w:lineRule="auto"/>
        <w:rPr>
          <w:del w:id="230" w:author="Arnold Zhang" w:date="2019-04-21T19:03:00Z"/>
          <w:rFonts w:ascii="Cambria" w:hAnsi="Cambria" w:cs="Segoe UI Light"/>
          <w:sz w:val="24"/>
          <w:szCs w:val="24"/>
        </w:rPr>
      </w:pPr>
    </w:p>
    <w:p w14:paraId="378D1BA4" w14:textId="70DA9F9D" w:rsidR="00A946A3" w:rsidDel="00A33217" w:rsidRDefault="00A946A3" w:rsidP="00464991">
      <w:pPr>
        <w:spacing w:after="0" w:line="240" w:lineRule="auto"/>
        <w:rPr>
          <w:del w:id="231" w:author="Arnold Zhang" w:date="2019-04-21T19:03:00Z"/>
          <w:rFonts w:ascii="Cambria" w:hAnsi="Cambria" w:cs="Segoe UI Light"/>
          <w:sz w:val="24"/>
          <w:szCs w:val="24"/>
        </w:rPr>
      </w:pPr>
    </w:p>
    <w:p w14:paraId="29F8A0C3" w14:textId="31BFBDC3" w:rsidR="00A3079D" w:rsidDel="00A33217" w:rsidRDefault="00A3079D" w:rsidP="00464991">
      <w:pPr>
        <w:spacing w:after="0" w:line="240" w:lineRule="auto"/>
        <w:rPr>
          <w:del w:id="232" w:author="Arnold Zhang" w:date="2019-04-21T19:03:00Z"/>
          <w:rFonts w:ascii="Cambria" w:hAnsi="Cambria" w:cs="Segoe UI Light"/>
          <w:sz w:val="24"/>
          <w:szCs w:val="24"/>
        </w:rPr>
      </w:pPr>
    </w:p>
    <w:p w14:paraId="177FF0C5" w14:textId="77777777" w:rsidR="00A3079D" w:rsidDel="00A33217" w:rsidRDefault="00A3079D" w:rsidP="00464991">
      <w:pPr>
        <w:spacing w:after="0" w:line="240" w:lineRule="auto"/>
        <w:rPr>
          <w:del w:id="233" w:author="Arnold Zhang" w:date="2019-04-21T19:03:00Z"/>
          <w:rFonts w:ascii="Cambria" w:hAnsi="Cambria" w:cs="Segoe UI Light"/>
          <w:sz w:val="24"/>
          <w:szCs w:val="24"/>
        </w:rPr>
      </w:pPr>
    </w:p>
    <w:p w14:paraId="3AA03268" w14:textId="77777777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Del="0050796C" w:rsidRDefault="00577C4D" w:rsidP="00464991">
      <w:pPr>
        <w:spacing w:after="0" w:line="240" w:lineRule="auto"/>
        <w:rPr>
          <w:del w:id="234" w:author="Arnold Zhang" w:date="2019-04-21T19:07:00Z"/>
          <w:rFonts w:ascii="Cambria" w:hAnsi="Cambria" w:cs="Segoe UI Light"/>
          <w:sz w:val="24"/>
          <w:szCs w:val="24"/>
        </w:rPr>
      </w:pPr>
    </w:p>
    <w:p w14:paraId="2FED845C" w14:textId="77777777" w:rsidR="008D33E5" w:rsidRDefault="008D33E5" w:rsidP="00464991">
      <w:pPr>
        <w:spacing w:after="0" w:line="240" w:lineRule="auto"/>
        <w:rPr>
          <w:ins w:id="235" w:author="Arnold Zhang" w:date="2019-04-21T19:07:00Z"/>
          <w:rFonts w:ascii="Cambria" w:hAnsi="Cambria" w:cs="Segoe UI Light"/>
          <w:sz w:val="24"/>
          <w:szCs w:val="24"/>
        </w:rPr>
      </w:pPr>
    </w:p>
    <w:p w14:paraId="2839D1C7" w14:textId="4D317637" w:rsidR="00577C4D" w:rsidRPr="00CB15A6" w:rsidDel="0050796C" w:rsidRDefault="00577C4D">
      <w:pPr>
        <w:rPr>
          <w:del w:id="236" w:author="Arnold Zhang" w:date="2019-04-21T19:07:00Z"/>
          <w:rFonts w:ascii="Cambria" w:hAnsi="Cambria" w:cs="Segoe UI Light"/>
          <w:b/>
          <w:sz w:val="24"/>
          <w:szCs w:val="24"/>
          <w:rPrChange w:id="237" w:author="Arnold Zhang" w:date="2019-04-21T19:47:00Z">
            <w:rPr>
              <w:del w:id="238" w:author="Arnold Zhang" w:date="2019-04-21T19:07:00Z"/>
              <w:rFonts w:ascii="Cambria" w:hAnsi="Cambria" w:cs="Segoe UI Light"/>
              <w:sz w:val="24"/>
              <w:szCs w:val="24"/>
            </w:rPr>
          </w:rPrChange>
        </w:rPr>
      </w:pPr>
    </w:p>
    <w:p w14:paraId="567AC3D3" w14:textId="77777777" w:rsidR="0050796C" w:rsidRPr="00CB15A6" w:rsidRDefault="0050796C" w:rsidP="0050796C">
      <w:pPr>
        <w:spacing w:after="0" w:line="240" w:lineRule="auto"/>
        <w:rPr>
          <w:ins w:id="239" w:author="Arnold Zhang" w:date="2019-04-21T19:40:00Z"/>
          <w:rFonts w:ascii="Cambria" w:hAnsi="Cambria"/>
          <w:b/>
          <w:sz w:val="24"/>
          <w:rPrChange w:id="240" w:author="Arnold Zhang" w:date="2019-04-21T19:47:00Z">
            <w:rPr>
              <w:ins w:id="241" w:author="Arnold Zhang" w:date="2019-04-21T19:40:00Z"/>
              <w:rFonts w:ascii="Cambria" w:hAnsi="Cambria"/>
              <w:sz w:val="24"/>
            </w:rPr>
          </w:rPrChange>
        </w:rPr>
      </w:pPr>
      <w:ins w:id="242" w:author="Arnold Zhang" w:date="2019-04-21T19:40:00Z">
        <w:r w:rsidRPr="00CB15A6">
          <w:rPr>
            <w:rFonts w:ascii="Cambria" w:hAnsi="Cambria"/>
            <w:b/>
            <w:sz w:val="24"/>
            <w:rPrChange w:id="243" w:author="Arnold Zhang" w:date="2019-04-21T19:47:00Z">
              <w:rPr>
                <w:rFonts w:ascii="Cambria" w:hAnsi="Cambria"/>
                <w:sz w:val="24"/>
              </w:rPr>
            </w:rPrChange>
          </w:rPr>
          <w:t>ROC Curve for Reduced Logistic Model</w:t>
        </w:r>
      </w:ins>
    </w:p>
    <w:p w14:paraId="3EB749DF" w14:textId="77777777" w:rsidR="0050796C" w:rsidRDefault="0050796C" w:rsidP="0050796C">
      <w:pPr>
        <w:spacing w:after="0" w:line="240" w:lineRule="auto"/>
        <w:rPr>
          <w:ins w:id="244" w:author="Arnold Zhang" w:date="2019-04-21T19:40:00Z"/>
          <w:rFonts w:ascii="Cambria" w:hAnsi="Cambria"/>
          <w:sz w:val="24"/>
        </w:rPr>
      </w:pPr>
    </w:p>
    <w:p w14:paraId="3B5AB9DB" w14:textId="4BFCBFD4" w:rsidR="0050796C" w:rsidRDefault="0050796C" w:rsidP="0050796C">
      <w:pPr>
        <w:spacing w:after="0" w:line="240" w:lineRule="auto"/>
        <w:rPr>
          <w:ins w:id="245" w:author="Arnold Zhang" w:date="2019-04-21T19:40:00Z"/>
          <w:rFonts w:ascii="Cambria" w:hAnsi="Cambria"/>
          <w:sz w:val="24"/>
        </w:rPr>
      </w:pPr>
      <w:ins w:id="246" w:author="Arnold Zhang" w:date="2019-04-21T19:40:00Z">
        <w:r>
          <w:rPr>
            <w:rFonts w:ascii="Cambria" w:hAnsi="Cambria"/>
            <w:sz w:val="24"/>
          </w:rPr>
          <w:t>We can see significant lift on the reduced model that accounts for Area mean, texture mean, smoothness mean, and concave points mean.</w:t>
        </w:r>
      </w:ins>
    </w:p>
    <w:p w14:paraId="2298CDE4" w14:textId="77777777" w:rsidR="0050796C" w:rsidRDefault="0050796C" w:rsidP="0050796C">
      <w:pPr>
        <w:spacing w:after="0" w:line="240" w:lineRule="auto"/>
        <w:rPr>
          <w:ins w:id="247" w:author="Arnold Zhang" w:date="2019-04-21T19:40:00Z"/>
          <w:rFonts w:ascii="Cambria" w:hAnsi="Cambria"/>
          <w:sz w:val="24"/>
        </w:rPr>
      </w:pPr>
      <w:ins w:id="248" w:author="Arnold Zhang" w:date="2019-04-21T19:40:00Z">
        <w:r>
          <w:rPr>
            <w:noProof/>
            <w:lang w:eastAsia="zh-CN"/>
          </w:rPr>
          <w:drawing>
            <wp:inline distT="0" distB="0" distL="0" distR="0" wp14:anchorId="5B1F7AAB" wp14:editId="61B1DFF7">
              <wp:extent cx="3667523" cy="219111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462" cy="21970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3D79E9" w14:textId="09C84974" w:rsidR="0050796C" w:rsidRDefault="0050796C" w:rsidP="00464991">
      <w:pPr>
        <w:spacing w:after="0" w:line="240" w:lineRule="auto"/>
        <w:rPr>
          <w:ins w:id="249" w:author="Arnold Zhang" w:date="2019-04-21T19:40:00Z"/>
          <w:rFonts w:ascii="Cambria" w:hAnsi="Cambria" w:cs="Segoe UI Light"/>
          <w:sz w:val="24"/>
          <w:szCs w:val="24"/>
        </w:rPr>
      </w:pPr>
      <w:ins w:id="250" w:author="Arnold Zhang" w:date="2019-04-21T19:41:00Z">
        <w:r>
          <w:rPr>
            <w:rFonts w:ascii="Cambria" w:hAnsi="Cambria" w:cs="Segoe UI Light"/>
            <w:sz w:val="24"/>
            <w:szCs w:val="24"/>
          </w:rPr>
          <w:t>Figures</w:t>
        </w:r>
        <w:r>
          <w:rPr>
            <w:rFonts w:ascii="Cambria" w:hAnsi="Cambria" w:cs="Segoe UI Light"/>
            <w:sz w:val="24"/>
            <w:szCs w:val="24"/>
          </w:rPr>
          <w:t xml:space="preserve"> A-12</w:t>
        </w:r>
        <w:r>
          <w:rPr>
            <w:rFonts w:ascii="Cambria" w:hAnsi="Cambria" w:cs="Segoe UI Light"/>
            <w:sz w:val="24"/>
            <w:szCs w:val="24"/>
          </w:rPr>
          <w:t xml:space="preserve">: </w:t>
        </w:r>
        <w:r>
          <w:rPr>
            <w:rFonts w:ascii="Cambria" w:hAnsi="Cambria" w:cs="Segoe UI Light"/>
            <w:sz w:val="24"/>
            <w:szCs w:val="24"/>
          </w:rPr>
          <w:t>ROC Curve for Reduced Logistic Model</w:t>
        </w:r>
      </w:ins>
    </w:p>
    <w:p w14:paraId="406E9534" w14:textId="23DFC1E6" w:rsidR="00EE5E1A" w:rsidRDefault="00EE5E1A">
      <w:pPr>
        <w:rPr>
          <w:ins w:id="251" w:author="Arnold Zhang" w:date="2019-04-19T18:30:00Z"/>
          <w:rFonts w:ascii="Cambria" w:hAnsi="Cambria" w:cs="Segoe UI Light"/>
          <w:sz w:val="24"/>
          <w:szCs w:val="24"/>
        </w:rPr>
      </w:pPr>
    </w:p>
    <w:p w14:paraId="7D90FB49" w14:textId="68B18868" w:rsidR="00577C4D" w:rsidRPr="008D33E5" w:rsidRDefault="00A973A0" w:rsidP="00464991">
      <w:pPr>
        <w:spacing w:after="0" w:line="240" w:lineRule="auto"/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252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D33E5"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253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  <w:lastRenderedPageBreak/>
        <w:t>OUTPUT FOR FULL LOGISTIC</w:t>
      </w:r>
      <w:ins w:id="254" w:author="Arnold Zhang" w:date="2019-04-21T19:50:00Z">
        <w:r w:rsidR="006946F4">
          <w:rPr>
            <w:rFonts w:asciiTheme="majorHAnsi" w:eastAsiaTheme="majorEastAsia" w:hAnsiTheme="majorHAnsi" w:cs="Segoe UI Light"/>
            <w:color w:val="2F5496" w:themeColor="accent1" w:themeShade="BF"/>
            <w:sz w:val="24"/>
            <w:szCs w:val="24"/>
          </w:rPr>
          <w:t xml:space="preserve"> MODEL</w:t>
        </w:r>
      </w:ins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1Q  Median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Pr(&gt;|z|)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 -1.704e+16  1.216e+08 -140095174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             -4.508e+15  4.930e+07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            -2.681e+13  2.257e+06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           5.592e+14  7.131e+06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                6.374e+12  1.492e+05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          4.804e+16  5.731e+08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        -2.931e+16  3.789e+08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           3.110e+14  2.971e+08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      8.171e+15  5.623e+08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           -8.564e+15  2.110e+08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  -1.030e+16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                8.161e+15  8.821e+07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              -4.617e+14  1.047e+07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            -8.989e+14  1.168e+07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                  6.591e+12  3.971e+05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           -1.037e+16  1.882e+09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           4.729e+16  6.164e+08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            -2.689e+16  3.696e+08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        1.993e+17  1.549e+09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             -4.806e+16  7.749e+08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    -4.364e+17  3.317e+09 -131546226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             1.102e+15  1.647e+07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            1.390e+14  1.974e+06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          6.421e+13  1.686e+06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              -9.950e+12  9.082e+04 -109559685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        -6.379e+15  4.076e+08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       -7.493e+15  1.088e+08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          6.282e+15  7.632e+07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    -7.308e+15  2.597e+08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           1.098e+16  1.404e+08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fractal_dimension_worst  4.755e+16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792.96  on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2CEB8C1A" w:rsidR="00A973A0" w:rsidRDefault="000177B3" w:rsidP="00464991">
      <w:pPr>
        <w:spacing w:after="0" w:line="240" w:lineRule="auto"/>
        <w:rPr>
          <w:ins w:id="255" w:author="Arnold Zhang" w:date="2019-04-21T19:21:00Z"/>
          <w:rFonts w:ascii="Cambria" w:hAnsi="Cambria" w:cs="Segoe UI Light"/>
          <w:sz w:val="24"/>
          <w:szCs w:val="24"/>
        </w:rPr>
      </w:pPr>
      <w:ins w:id="256" w:author="Arnold Zhang" w:date="2019-04-21T19:21:00Z">
        <w:r>
          <w:rPr>
            <w:rFonts w:ascii="Cambria" w:hAnsi="Cambria" w:cs="Segoe UI Light"/>
            <w:sz w:val="24"/>
            <w:szCs w:val="24"/>
          </w:rPr>
          <w:t>The AIC</w:t>
        </w:r>
      </w:ins>
      <w:ins w:id="257" w:author="Arnold Zhang" w:date="2019-04-21T19:22:00Z">
        <w:r w:rsidR="005D6931">
          <w:rPr>
            <w:rFonts w:ascii="Cambria" w:hAnsi="Cambria" w:cs="Segoe UI Light"/>
            <w:sz w:val="24"/>
            <w:szCs w:val="24"/>
          </w:rPr>
          <w:t xml:space="preserve"> for Full Logistic</w:t>
        </w:r>
      </w:ins>
      <w:ins w:id="258" w:author="Arnold Zhang" w:date="2019-04-21T19:21:00Z">
        <w:r>
          <w:rPr>
            <w:rFonts w:ascii="Cambria" w:hAnsi="Cambria" w:cs="Segoe UI Light"/>
            <w:sz w:val="24"/>
            <w:szCs w:val="24"/>
          </w:rPr>
          <w:t xml:space="preserve"> is 854.96.</w:t>
        </w:r>
      </w:ins>
    </w:p>
    <w:p w14:paraId="2B8C2A1C" w14:textId="77777777" w:rsidR="000177B3" w:rsidRDefault="000177B3" w:rsidP="00464991">
      <w:pPr>
        <w:spacing w:after="0" w:line="240" w:lineRule="auto"/>
        <w:rPr>
          <w:ins w:id="259" w:author="Arnold Zhang" w:date="2019-04-21T19:21:00Z"/>
          <w:rFonts w:ascii="Cambria" w:hAnsi="Cambria" w:cs="Segoe UI Light"/>
          <w:sz w:val="24"/>
          <w:szCs w:val="24"/>
        </w:rPr>
      </w:pPr>
    </w:p>
    <w:p w14:paraId="3B3845B2" w14:textId="77777777" w:rsidR="000177B3" w:rsidRDefault="000177B3" w:rsidP="00464991">
      <w:pPr>
        <w:spacing w:after="0" w:line="240" w:lineRule="auto"/>
        <w:rPr>
          <w:ins w:id="260" w:author="Arnold Zhang" w:date="2019-04-21T19:42:00Z"/>
          <w:rFonts w:ascii="Cambria" w:hAnsi="Cambria" w:cs="Segoe UI Light"/>
          <w:sz w:val="24"/>
          <w:szCs w:val="24"/>
        </w:rPr>
      </w:pPr>
    </w:p>
    <w:p w14:paraId="250AD0D6" w14:textId="33CD3C8B" w:rsidR="0050796C" w:rsidRPr="00F82CC4" w:rsidRDefault="006946F4" w:rsidP="0050796C">
      <w:pPr>
        <w:spacing w:after="0" w:line="240" w:lineRule="auto"/>
        <w:rPr>
          <w:ins w:id="261" w:author="Arnold Zhang" w:date="2019-04-21T19:42:00Z"/>
          <w:rFonts w:asciiTheme="majorHAnsi" w:eastAsiaTheme="majorEastAsia" w:hAnsiTheme="majorHAnsi" w:cs="Segoe UI Light"/>
          <w:color w:val="2F5496" w:themeColor="accent1" w:themeShade="BF"/>
          <w:sz w:val="24"/>
          <w:szCs w:val="24"/>
        </w:rPr>
      </w:pPr>
      <w:ins w:id="262" w:author="Arnold Zhang" w:date="2019-04-21T19:49:00Z">
        <w:r>
          <w:rPr>
            <w:rFonts w:asciiTheme="majorHAnsi" w:eastAsiaTheme="majorEastAsia" w:hAnsiTheme="majorHAnsi" w:cs="Segoe UI Light"/>
            <w:color w:val="2F5496" w:themeColor="accent1" w:themeShade="BF"/>
            <w:sz w:val="24"/>
            <w:szCs w:val="24"/>
          </w:rPr>
          <w:t xml:space="preserve">OUTPUT FOR </w:t>
        </w:r>
      </w:ins>
      <w:ins w:id="263" w:author="Arnold Zhang" w:date="2019-04-21T19:43:00Z">
        <w:r w:rsidR="0050796C">
          <w:rPr>
            <w:rFonts w:asciiTheme="majorHAnsi" w:eastAsiaTheme="majorEastAsia" w:hAnsiTheme="majorHAnsi" w:cs="Segoe UI Light"/>
            <w:color w:val="2F5496" w:themeColor="accent1" w:themeShade="BF"/>
            <w:sz w:val="24"/>
            <w:szCs w:val="24"/>
          </w:rPr>
          <w:t>LASSO MODEL</w:t>
        </w:r>
      </w:ins>
    </w:p>
    <w:p w14:paraId="142DCE3F" w14:textId="77777777" w:rsidR="0050796C" w:rsidRDefault="0050796C" w:rsidP="0050796C">
      <w:pPr>
        <w:spacing w:after="0" w:line="240" w:lineRule="auto"/>
        <w:rPr>
          <w:ins w:id="264" w:author="Arnold Zhang" w:date="2019-04-21T19:42:00Z"/>
          <w:rFonts w:ascii="Cambria" w:hAnsi="Cambria"/>
          <w:sz w:val="24"/>
        </w:rPr>
      </w:pPr>
    </w:p>
    <w:tbl>
      <w:tblPr>
        <w:tblW w:w="15601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5601"/>
      </w:tblGrid>
      <w:tr w:rsidR="0050796C" w:rsidRPr="004C1A7B" w14:paraId="3F8888C3" w14:textId="77777777" w:rsidTr="00F82CC4">
        <w:trPr>
          <w:tblCellSpacing w:w="0" w:type="dxa"/>
          <w:ins w:id="265" w:author="Arnold Zhang" w:date="2019-04-21T19:42:00Z"/>
        </w:trPr>
        <w:tc>
          <w:tcPr>
            <w:tcW w:w="0" w:type="auto"/>
            <w:shd w:val="clear" w:color="auto" w:fill="FFFFFF"/>
            <w:hideMark/>
          </w:tcPr>
          <w:p w14:paraId="3C4E09B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66" w:author="Arnold Zhang" w:date="2019-04-21T19:42:00Z"/>
                <w:rFonts w:ascii="Lucida Console" w:eastAsia="Times New Roman" w:hAnsi="Lucida Console" w:cs="Courier New"/>
                <w:color w:val="0000FF"/>
                <w:sz w:val="16"/>
                <w:szCs w:val="20"/>
              </w:rPr>
            </w:pPr>
            <w:ins w:id="267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FF"/>
                  <w:sz w:val="16"/>
                  <w:szCs w:val="20"/>
                </w:rPr>
                <w:t>&gt; summary(main.lasso.glm)</w:t>
              </w:r>
            </w:ins>
          </w:p>
          <w:p w14:paraId="18D77CF9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68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1DE2234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6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7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Call:</w:t>
              </w:r>
            </w:ins>
          </w:p>
          <w:p w14:paraId="076FB42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7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7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glm(formula = diagnosis ~ concavity_mean + concave_points_mean + </w:t>
              </w:r>
            </w:ins>
          </w:p>
          <w:p w14:paraId="635E3A5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7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7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fractal_dimension_mean + radius_se + smoothness_se + compactness_se + </w:t>
              </w:r>
            </w:ins>
          </w:p>
          <w:p w14:paraId="30F01795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7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7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symmetry_se + fractal_dimension_se + radius_worst + texture_worst + </w:t>
              </w:r>
            </w:ins>
          </w:p>
          <w:p w14:paraId="05C5870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7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7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smoothness_worst + concavity_worst + concave_points_worst + </w:t>
              </w:r>
            </w:ins>
          </w:p>
          <w:p w14:paraId="05D9A72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7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8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symmetry_worst, family = binomial(link = "logit"), data = bc.clean)</w:t>
              </w:r>
            </w:ins>
          </w:p>
          <w:p w14:paraId="09ED6E7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74B2832B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2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83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Deviance Residuals: </w:t>
              </w:r>
            </w:ins>
          </w:p>
          <w:p w14:paraId="7F5F099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4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85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Min       1Q   Median       3Q      Max  </w:t>
              </w:r>
            </w:ins>
          </w:p>
          <w:p w14:paraId="7BFF171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6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87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-1.6432  -0.0231  -0.0011   0.0001   3.4988  </w:t>
              </w:r>
            </w:ins>
          </w:p>
          <w:p w14:paraId="0426446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8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4B1AAB9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8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9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Coefficients:</w:t>
              </w:r>
            </w:ins>
          </w:p>
          <w:p w14:paraId="59356B9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9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9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                     Estimate Std. Error z value Pr(&gt;|z|)    </w:t>
              </w:r>
            </w:ins>
          </w:p>
          <w:p w14:paraId="716E42D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9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9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(Intercept)             -49.94186   14.89788  -3.352 0.000801 ***</w:t>
              </w:r>
            </w:ins>
          </w:p>
          <w:p w14:paraId="2E0840E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9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9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concavity_mean           12.70977   38.43786   0.331 0.740903    </w:t>
              </w:r>
            </w:ins>
          </w:p>
          <w:p w14:paraId="0DAD9F6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9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29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concave_points_mean      26.32819   70.41186   0.374 0.708466    </w:t>
              </w:r>
            </w:ins>
          </w:p>
          <w:p w14:paraId="58C8031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29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0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fractal_dimension_mean  -44.16790  144.43201  -0.306 0.759754    </w:t>
              </w:r>
            </w:ins>
          </w:p>
          <w:p w14:paraId="0C2B3B5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0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0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radius_se                15.63875    4.93316   3.170 0.001524 ** </w:t>
              </w:r>
            </w:ins>
          </w:p>
          <w:p w14:paraId="71900BA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0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0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smoothness_se           273.77291  203.10733   1.348 0.177683    </w:t>
              </w:r>
            </w:ins>
          </w:p>
          <w:p w14:paraId="3E1B4B4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0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0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compactness_se          -95.33134   60.50492  -1.576 0.115119    </w:t>
              </w:r>
            </w:ins>
          </w:p>
          <w:p w14:paraId="38248FC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0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0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symmetry_se             -73.18646  122.55678  -0.597 0.550398    </w:t>
              </w:r>
            </w:ins>
          </w:p>
          <w:p w14:paraId="6DACB815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0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1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fractal_dimension_se   -270.98565  545.40470  -0.497 0.619293    </w:t>
              </w:r>
            </w:ins>
          </w:p>
          <w:p w14:paraId="161EE1F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1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1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radius_worst              1.25629    0.42384   2.964 0.003036 ** </w:t>
              </w:r>
            </w:ins>
          </w:p>
          <w:p w14:paraId="39CF563C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1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1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texture_worst             0.37798    0.08829   4.281 1.86e-05 ***</w:t>
              </w:r>
            </w:ins>
          </w:p>
          <w:p w14:paraId="622C1AA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1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1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smoothness_worst         31.84886   36.50939   0.872 0.383019    </w:t>
              </w:r>
            </w:ins>
          </w:p>
          <w:p w14:paraId="51077739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1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1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concavity_worst           8.12142   10.47793   0.775 0.438282    </w:t>
              </w:r>
            </w:ins>
          </w:p>
          <w:p w14:paraId="2675978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1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2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concave_points_worst     30.35111   27.64683   1.098 0.272285    </w:t>
              </w:r>
            </w:ins>
          </w:p>
          <w:p w14:paraId="0842FD5F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2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2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symmetry_worst           23.54037   15.20640   1.548 0.121609    </w:t>
              </w:r>
            </w:ins>
          </w:p>
          <w:p w14:paraId="0CFEEB8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2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2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---</w:t>
              </w:r>
            </w:ins>
          </w:p>
          <w:p w14:paraId="2A9D33A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2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2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Signif. codes:  0 ‘***’ 0.001 ‘**’ 0.01 ‘*’ 0.05 ‘.’ 0.1 ‘ ’ 1</w:t>
              </w:r>
            </w:ins>
          </w:p>
          <w:p w14:paraId="6BD2DF83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2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13D582A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28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29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(Dispersion parameter for binomial family taken to be 1)</w:t>
              </w:r>
            </w:ins>
          </w:p>
          <w:p w14:paraId="01010C7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0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204810F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3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Null deviance: 751.440  on 568  degrees of freedom</w:t>
              </w:r>
            </w:ins>
          </w:p>
          <w:p w14:paraId="07C0990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3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Residual deviance:  55.675  on 554  degrees of freedom</w:t>
              </w:r>
            </w:ins>
          </w:p>
          <w:p w14:paraId="02BA40E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5" w:author="Arnold Zhang" w:date="2019-04-21T19:42:00Z"/>
                <w:rFonts w:ascii="Lucida Console" w:eastAsia="Times New Roman" w:hAnsi="Lucida Console" w:cs="Courier New"/>
                <w:b/>
                <w:color w:val="00B050"/>
                <w:sz w:val="16"/>
                <w:szCs w:val="20"/>
                <w:bdr w:val="none" w:sz="0" w:space="0" w:color="auto" w:frame="1"/>
              </w:rPr>
            </w:pPr>
            <w:ins w:id="336" w:author="Arnold Zhang" w:date="2019-04-21T19:42:00Z">
              <w:r w:rsidRPr="004C1A7B">
                <w:rPr>
                  <w:rFonts w:ascii="Lucida Console" w:eastAsia="Times New Roman" w:hAnsi="Lucida Console" w:cs="Courier New"/>
                  <w:b/>
                  <w:color w:val="00B050"/>
                  <w:sz w:val="16"/>
                  <w:szCs w:val="20"/>
                  <w:bdr w:val="none" w:sz="0" w:space="0" w:color="auto" w:frame="1"/>
                </w:rPr>
                <w:t>AIC: 85.675</w:t>
              </w:r>
            </w:ins>
          </w:p>
          <w:p w14:paraId="3E577F1F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3DB48AC3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38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39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Number of Fisher Scoring iterations: 10</w:t>
              </w:r>
            </w:ins>
          </w:p>
          <w:p w14:paraId="523C405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40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40B8E66F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41" w:author="Arnold Zhang" w:date="2019-04-21T19:42:00Z"/>
                <w:rFonts w:ascii="Cambria" w:eastAsia="Times New Roman" w:hAnsi="Cambria" w:cs="Courier New"/>
                <w:color w:val="0000FF"/>
                <w:sz w:val="24"/>
                <w:szCs w:val="20"/>
              </w:rPr>
            </w:pPr>
          </w:p>
          <w:p w14:paraId="106D12B5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42" w:author="Arnold Zhang" w:date="2019-04-21T19:42:00Z"/>
                <w:rFonts w:ascii="Cambria" w:eastAsia="Times New Roman" w:hAnsi="Cambria" w:cs="Courier New"/>
                <w:color w:val="0000FF"/>
                <w:sz w:val="24"/>
                <w:szCs w:val="20"/>
              </w:rPr>
            </w:pPr>
          </w:p>
          <w:p w14:paraId="3EA3B163" w14:textId="639866ED" w:rsidR="0050796C" w:rsidRPr="007C5727" w:rsidRDefault="006946F4" w:rsidP="007C5727">
            <w:pPr>
              <w:spacing w:after="0" w:line="240" w:lineRule="auto"/>
              <w:rPr>
                <w:ins w:id="343" w:author="Arnold Zhang" w:date="2019-04-21T19:42:00Z"/>
                <w:rFonts w:asciiTheme="majorHAnsi" w:eastAsiaTheme="majorEastAsia" w:hAnsiTheme="majorHAnsi" w:cs="Segoe UI Light"/>
                <w:color w:val="2F5496" w:themeColor="accent1" w:themeShade="BF"/>
                <w:sz w:val="24"/>
                <w:szCs w:val="24"/>
                <w:rPrChange w:id="344" w:author="Arnold Zhang" w:date="2019-04-21T19:48:00Z">
                  <w:rPr>
                    <w:ins w:id="345" w:author="Arnold Zhang" w:date="2019-04-21T19:42:00Z"/>
                    <w:rFonts w:ascii="Cambria" w:eastAsia="Times New Roman" w:hAnsi="Cambria" w:cs="Courier New"/>
                    <w:color w:val="0000FF"/>
                    <w:sz w:val="24"/>
                    <w:szCs w:val="20"/>
                  </w:rPr>
                </w:rPrChange>
              </w:rPr>
              <w:pPrChange w:id="346" w:author="Arnold Zhang" w:date="2019-04-21T19:48:00Z">
                <w:pPr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wordWrap w:val="0"/>
                  <w:spacing w:after="0" w:line="240" w:lineRule="auto"/>
                </w:pPr>
              </w:pPrChange>
            </w:pPr>
            <w:ins w:id="347" w:author="Arnold Zhang" w:date="2019-04-21T19:49:00Z">
              <w:r>
                <w:rPr>
                  <w:rFonts w:asciiTheme="majorHAnsi" w:eastAsiaTheme="majorEastAsia" w:hAnsiTheme="majorHAnsi" w:cs="Segoe UI Light"/>
                  <w:color w:val="2F5496" w:themeColor="accent1" w:themeShade="BF"/>
                  <w:sz w:val="24"/>
                  <w:szCs w:val="24"/>
                </w:rPr>
                <w:t xml:space="preserve">OUTPUT FOR </w:t>
              </w:r>
            </w:ins>
            <w:ins w:id="348" w:author="Arnold Zhang" w:date="2019-04-21T19:43:00Z">
              <w:r w:rsidR="0050796C">
                <w:rPr>
                  <w:rFonts w:asciiTheme="majorHAnsi" w:eastAsiaTheme="majorEastAsia" w:hAnsiTheme="majorHAnsi" w:cs="Segoe UI Light"/>
                  <w:color w:val="2F5496" w:themeColor="accent1" w:themeShade="BF"/>
                  <w:sz w:val="24"/>
                  <w:szCs w:val="24"/>
                </w:rPr>
                <w:t>STEPWISE SELECTION MODEL</w:t>
              </w:r>
            </w:ins>
          </w:p>
          <w:p w14:paraId="28D8F58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49" w:author="Arnold Zhang" w:date="2019-04-21T19:42:00Z"/>
                <w:rFonts w:ascii="Cambria" w:eastAsia="Times New Roman" w:hAnsi="Cambria" w:cs="Courier New"/>
                <w:color w:val="0000FF"/>
                <w:sz w:val="24"/>
                <w:szCs w:val="20"/>
              </w:rPr>
            </w:pPr>
          </w:p>
          <w:p w14:paraId="2650690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0" w:author="Arnold Zhang" w:date="2019-04-21T19:42:00Z"/>
                <w:rFonts w:ascii="Lucida Console" w:eastAsia="Times New Roman" w:hAnsi="Lucida Console" w:cs="Courier New"/>
                <w:color w:val="0000FF"/>
                <w:sz w:val="16"/>
                <w:szCs w:val="20"/>
              </w:rPr>
            </w:pPr>
            <w:ins w:id="351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FF"/>
                  <w:sz w:val="16"/>
                  <w:szCs w:val="20"/>
                </w:rPr>
                <w:t>&gt; summary(main.glm.step)</w:t>
              </w:r>
            </w:ins>
          </w:p>
          <w:p w14:paraId="75DB013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2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6DCAB7F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5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Call:</w:t>
              </w:r>
            </w:ins>
          </w:p>
          <w:p w14:paraId="14FFFA2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5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glm(formula = diagnosis ~ radius_mean + texture_mean + area_mean + </w:t>
              </w:r>
            </w:ins>
          </w:p>
          <w:p w14:paraId="3B2CCDB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5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smoothness_mean + compactness_mean + concavity_mean + concave_points_mean + </w:t>
              </w:r>
            </w:ins>
          </w:p>
          <w:p w14:paraId="40DD932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5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6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symmetry_mean + fractal_dimension_mean + perimeter_se + area_se + </w:t>
              </w:r>
            </w:ins>
          </w:p>
          <w:p w14:paraId="0F62B0DC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6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6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smoothness_se + compactness_se + concavity_se + concave_points_se + </w:t>
              </w:r>
            </w:ins>
          </w:p>
          <w:p w14:paraId="5827A729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6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6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symmetry_se + fractal_dimension_se + radius_worst + texture_worst + </w:t>
              </w:r>
            </w:ins>
          </w:p>
          <w:p w14:paraId="0444B56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6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6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perimeter_worst + area_worst + concavity_worst + symmetry_worst + </w:t>
              </w:r>
            </w:ins>
          </w:p>
          <w:p w14:paraId="5AF0CECB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6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6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fractal_dimension_worst, family = binomial(link = "logit"), </w:t>
              </w:r>
            </w:ins>
          </w:p>
          <w:p w14:paraId="633A246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6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7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data = bc.clean)</w:t>
              </w:r>
            </w:ins>
          </w:p>
          <w:p w14:paraId="48944BE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7C30C2B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2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73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Deviance Residuals: </w:t>
              </w:r>
            </w:ins>
          </w:p>
          <w:p w14:paraId="75ABED7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4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75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  Min         1Q     Median         3Q        Max  </w:t>
              </w:r>
            </w:ins>
          </w:p>
          <w:p w14:paraId="5FC173B3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6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77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-0.003832   0.000000   0.000000   0.000000   0.004291  </w:t>
              </w:r>
            </w:ins>
          </w:p>
          <w:p w14:paraId="1B807DE9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8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2B6B0BF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7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8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Coefficients:</w:t>
              </w:r>
            </w:ins>
          </w:p>
          <w:p w14:paraId="44B7D98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8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8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                      Estimate Std. Error z value Pr(&gt;|z|)</w:t>
              </w:r>
            </w:ins>
          </w:p>
          <w:p w14:paraId="5C20EA1B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8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8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(Intercept)             -5.914e+03  2.619e+05  -0.023    0.982</w:t>
              </w:r>
            </w:ins>
          </w:p>
          <w:p w14:paraId="75C1F46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8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8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radius_mean             -6.630e+03  1.150e+05  -0.058    0.954</w:t>
              </w:r>
            </w:ins>
          </w:p>
          <w:p w14:paraId="2CC946FE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8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8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texture_mean             1.913e+02  1.345e+03   0.142    0.887</w:t>
              </w:r>
            </w:ins>
          </w:p>
          <w:p w14:paraId="40B54D9F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8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9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area_mean                6.077e+01  1.079e+03   0.056    0.955</w:t>
              </w:r>
            </w:ins>
          </w:p>
          <w:p w14:paraId="066FB45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9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9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smoothness_mean          3.914e+04  2.517e+05   0.155    0.876</w:t>
              </w:r>
            </w:ins>
          </w:p>
          <w:p w14:paraId="06653BF4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9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9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compactness_mean        -8.621e+04  9.326e+05  -0.092    0.926</w:t>
              </w:r>
            </w:ins>
          </w:p>
          <w:p w14:paraId="74B9BFC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9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9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concavity_mean           2.852e+04  2.402e+05   0.119    0.905</w:t>
              </w:r>
            </w:ins>
          </w:p>
          <w:p w14:paraId="14FF21B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9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39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concave_points_mean      5.886e+04  1.544e+06   0.038    0.970</w:t>
              </w:r>
            </w:ins>
          </w:p>
          <w:p w14:paraId="1ABD3D0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39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0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symmetry_mean           -1.964e+04  1.347e+05  -0.146    0.884</w:t>
              </w:r>
            </w:ins>
          </w:p>
          <w:p w14:paraId="68DAFD52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0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0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fractal_dimension_mean   1.626e+05  1.120e+06   0.145    0.885</w:t>
              </w:r>
            </w:ins>
          </w:p>
          <w:p w14:paraId="3435337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0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0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perimeter_se            -1.253e+03  1.822e+04  -0.069    0.945</w:t>
              </w:r>
            </w:ins>
          </w:p>
          <w:p w14:paraId="78034B2B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0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0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area_se                  1.562e+02  2.259e+03   0.069    0.945</w:t>
              </w:r>
            </w:ins>
          </w:p>
          <w:p w14:paraId="316797A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0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0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smoothness_se           -9.793e+04  1.472e+06  -0.067    0.947</w:t>
              </w:r>
            </w:ins>
          </w:p>
          <w:p w14:paraId="6E318BD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0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1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compactness_se           9.217e+04  7.142e+05   0.129    0.897</w:t>
              </w:r>
            </w:ins>
          </w:p>
          <w:p w14:paraId="7DCF0E25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1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1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concavity_se            -8.131e+04  1.097e+06  -0.074    0.941</w:t>
              </w:r>
            </w:ins>
          </w:p>
          <w:p w14:paraId="0B5EAD7C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1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1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concave_points_se        4.398e+05  6.736e+06   0.065    0.948</w:t>
              </w:r>
            </w:ins>
          </w:p>
          <w:p w14:paraId="4A32344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1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1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symmetry_se             -1.038e+05  2.160e+06  -0.048    0.962</w:t>
              </w:r>
            </w:ins>
          </w:p>
          <w:p w14:paraId="030B830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1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1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fractal_dimension_se    -1.092e+06  1.065e+07  -0.103    0.918</w:t>
              </w:r>
            </w:ins>
          </w:p>
          <w:p w14:paraId="6BAE35C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1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2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radius_worst             2.226e+03  2.134e+04   0.104    0.917</w:t>
              </w:r>
            </w:ins>
          </w:p>
          <w:p w14:paraId="1550E5E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2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2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texture_worst            7.269e+01  3.150e+03   0.023    0.982</w:t>
              </w:r>
            </w:ins>
          </w:p>
          <w:p w14:paraId="5B910046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2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24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perimeter_worst          1.267e+02  1.355e+03   0.093    0.926</w:t>
              </w:r>
            </w:ins>
          </w:p>
          <w:p w14:paraId="64C4551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25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26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area_worst              -1.626e+01  1.165e+02  -0.140    0.889</w:t>
              </w:r>
            </w:ins>
          </w:p>
          <w:p w14:paraId="5B01677D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2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2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concavity_worst          6.737e+03  1.051e+05   0.064    0.949</w:t>
              </w:r>
            </w:ins>
          </w:p>
          <w:p w14:paraId="5FEC043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2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3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symmetry_worst           2.201e+04  3.283e+05   0.067    0.947</w:t>
              </w:r>
            </w:ins>
          </w:p>
          <w:p w14:paraId="7C6AC210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1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32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fractal_dimension_worst  5.899e+04  1.032e+06   0.057    0.954</w:t>
              </w:r>
            </w:ins>
          </w:p>
          <w:p w14:paraId="26A3EB55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7987D798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4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35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lastRenderedPageBreak/>
                <w:t>(Dispersion parameter for binomial family taken to be 1)</w:t>
              </w:r>
            </w:ins>
          </w:p>
          <w:p w14:paraId="6B66D98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6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63B30A4B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7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38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 xml:space="preserve">    Null deviance: 7.5144e+02  on 568  degrees of freedom</w:t>
              </w:r>
            </w:ins>
          </w:p>
          <w:p w14:paraId="669ED6C1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39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40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Residual deviance: 1.6713e-04  on 544  degrees of freedom</w:t>
              </w:r>
            </w:ins>
          </w:p>
          <w:p w14:paraId="76A19F73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41" w:author="Arnold Zhang" w:date="2019-04-21T19:42:00Z"/>
                <w:rFonts w:ascii="Lucida Console" w:eastAsia="Times New Roman" w:hAnsi="Lucida Console" w:cs="Courier New"/>
                <w:b/>
                <w:color w:val="00B050"/>
                <w:sz w:val="16"/>
                <w:szCs w:val="20"/>
                <w:bdr w:val="none" w:sz="0" w:space="0" w:color="auto" w:frame="1"/>
              </w:rPr>
            </w:pPr>
            <w:ins w:id="442" w:author="Arnold Zhang" w:date="2019-04-21T19:42:00Z">
              <w:r w:rsidRPr="004C1A7B">
                <w:rPr>
                  <w:rFonts w:ascii="Lucida Console" w:eastAsia="Times New Roman" w:hAnsi="Lucida Console" w:cs="Courier New"/>
                  <w:b/>
                  <w:color w:val="00B050"/>
                  <w:sz w:val="16"/>
                  <w:szCs w:val="20"/>
                  <w:bdr w:val="none" w:sz="0" w:space="0" w:color="auto" w:frame="1"/>
                </w:rPr>
                <w:t>AIC: 50</w:t>
              </w:r>
            </w:ins>
          </w:p>
          <w:p w14:paraId="316EE9DA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43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070E196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44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  <w:ins w:id="445" w:author="Arnold Zhang" w:date="2019-04-21T19:42:00Z">
              <w:r w:rsidRPr="004C1A7B">
                <w:rPr>
                  <w:rFonts w:ascii="Lucida Console" w:eastAsia="Times New Roman" w:hAnsi="Lucida Console" w:cs="Courier New"/>
                  <w:color w:val="000000"/>
                  <w:sz w:val="16"/>
                  <w:szCs w:val="20"/>
                  <w:bdr w:val="none" w:sz="0" w:space="0" w:color="auto" w:frame="1"/>
                </w:rPr>
                <w:t>Number of Fisher Scoring iterations: 25</w:t>
              </w:r>
            </w:ins>
          </w:p>
          <w:p w14:paraId="42F149A7" w14:textId="77777777" w:rsidR="0050796C" w:rsidRPr="004C1A7B" w:rsidRDefault="0050796C" w:rsidP="00F82C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ins w:id="446" w:author="Arnold Zhang" w:date="2019-04-21T19:42:00Z"/>
                <w:rFonts w:ascii="Lucida Console" w:eastAsia="Times New Roman" w:hAnsi="Lucida Console" w:cs="Courier New"/>
                <w:color w:val="000000"/>
                <w:sz w:val="16"/>
                <w:szCs w:val="20"/>
                <w:bdr w:val="none" w:sz="0" w:space="0" w:color="auto" w:frame="1"/>
              </w:rPr>
            </w:pPr>
          </w:p>
          <w:p w14:paraId="189DB75B" w14:textId="5E38C40A" w:rsidR="007C5727" w:rsidRDefault="007C5727" w:rsidP="007C5727">
            <w:pPr>
              <w:spacing w:after="0" w:line="240" w:lineRule="auto"/>
              <w:rPr>
                <w:ins w:id="447" w:author="Arnold Zhang" w:date="2019-04-21T19:48:00Z"/>
                <w:rFonts w:ascii="Cambria" w:hAnsi="Cambria" w:cs="Segoe UI Light"/>
                <w:sz w:val="24"/>
                <w:szCs w:val="24"/>
              </w:rPr>
            </w:pPr>
            <w:ins w:id="448" w:author="Arnold Zhang" w:date="2019-04-21T19:48:00Z">
              <w:r>
                <w:rPr>
                  <w:rFonts w:ascii="Cambria" w:hAnsi="Cambria" w:cs="Segoe UI Light"/>
                  <w:sz w:val="24"/>
                  <w:szCs w:val="24"/>
                </w:rPr>
                <w:t xml:space="preserve">The AIC for </w:t>
              </w:r>
            </w:ins>
            <w:ins w:id="449" w:author="Arnold Zhang" w:date="2019-04-21T19:49:00Z">
              <w:r>
                <w:rPr>
                  <w:rFonts w:ascii="Cambria" w:hAnsi="Cambria" w:cs="Segoe UI Light"/>
                  <w:sz w:val="24"/>
                  <w:szCs w:val="24"/>
                </w:rPr>
                <w:t>the Stepwise Selection Model is 50</w:t>
              </w:r>
            </w:ins>
            <w:ins w:id="450" w:author="Arnold Zhang" w:date="2019-04-21T19:48:00Z">
              <w:r>
                <w:rPr>
                  <w:rFonts w:ascii="Cambria" w:hAnsi="Cambria" w:cs="Segoe UI Light"/>
                  <w:sz w:val="24"/>
                  <w:szCs w:val="24"/>
                </w:rPr>
                <w:t>.</w:t>
              </w:r>
            </w:ins>
          </w:p>
          <w:p w14:paraId="3DA35F37" w14:textId="77777777" w:rsidR="0050796C" w:rsidRPr="004C1A7B" w:rsidRDefault="0050796C" w:rsidP="00F82CC4">
            <w:pPr>
              <w:spacing w:after="0" w:line="240" w:lineRule="auto"/>
              <w:rPr>
                <w:ins w:id="451" w:author="Arnold Zhang" w:date="2019-04-21T19:42:00Z"/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029AD6E9" w14:textId="77777777" w:rsidR="0050796C" w:rsidDel="007C5727" w:rsidRDefault="0050796C" w:rsidP="00464991">
      <w:pPr>
        <w:spacing w:after="0" w:line="240" w:lineRule="auto"/>
        <w:rPr>
          <w:ins w:id="452" w:author="Otsap, Jeremy" w:date="2019-04-20T14:51:00Z"/>
          <w:del w:id="453" w:author="Arnold Zhang" w:date="2019-04-21T19:48:00Z"/>
          <w:rFonts w:ascii="Cambria" w:hAnsi="Cambria" w:cs="Segoe UI Light"/>
          <w:sz w:val="24"/>
          <w:szCs w:val="24"/>
        </w:rPr>
      </w:pPr>
    </w:p>
    <w:p w14:paraId="2E61581B" w14:textId="60C5BB66" w:rsidR="005B1D27" w:rsidRPr="008D33E5" w:rsidDel="007C5727" w:rsidRDefault="005B1D27" w:rsidP="005B1D27">
      <w:pPr>
        <w:spacing w:after="0" w:line="240" w:lineRule="auto"/>
        <w:rPr>
          <w:del w:id="454" w:author="Arnold Zhang" w:date="2019-04-21T19:48:00Z"/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455" w:author="Arnold Zhang" w:date="2019-04-21T19:07:00Z">
            <w:rPr>
              <w:del w:id="456" w:author="Arnold Zhang" w:date="2019-04-21T19:48:00Z"/>
              <w:rFonts w:ascii="Cambria" w:hAnsi="Cambria" w:cs="Segoe UI Light"/>
              <w:sz w:val="24"/>
              <w:szCs w:val="24"/>
            </w:rPr>
          </w:rPrChange>
        </w:rPr>
      </w:pPr>
      <w:del w:id="457" w:author="Arnold Zhang" w:date="2019-04-21T19:48:00Z">
        <w:r w:rsidRPr="008D33E5" w:rsidDel="007C5727">
          <w:rPr>
            <w:rFonts w:asciiTheme="majorHAnsi" w:eastAsiaTheme="majorEastAsia" w:hAnsiTheme="majorHAnsi" w:cs="Segoe UI Light"/>
            <w:color w:val="2F5496" w:themeColor="accent1" w:themeShade="BF"/>
            <w:sz w:val="24"/>
            <w:szCs w:val="24"/>
            <w:rPrChange w:id="458" w:author="Arnold Zhang" w:date="2019-04-21T19:07:00Z">
              <w:rPr>
                <w:rFonts w:ascii="Cambria" w:hAnsi="Cambria" w:cs="Segoe UI Light"/>
                <w:sz w:val="24"/>
                <w:szCs w:val="24"/>
              </w:rPr>
            </w:rPrChange>
          </w:rPr>
          <w:delText>USING STEPWISE SELECTION</w:delText>
        </w:r>
      </w:del>
    </w:p>
    <w:p w14:paraId="108158D2" w14:textId="77E40325" w:rsidR="005B1D27" w:rsidDel="008D33E5" w:rsidRDefault="005B1D27" w:rsidP="00464991">
      <w:pPr>
        <w:spacing w:after="0" w:line="240" w:lineRule="auto"/>
        <w:rPr>
          <w:del w:id="459" w:author="Arnold Zhang" w:date="2019-04-21T19:07:00Z"/>
          <w:rFonts w:ascii="Cambria" w:hAnsi="Cambria" w:cs="Segoe UI Light"/>
          <w:sz w:val="24"/>
          <w:szCs w:val="24"/>
        </w:rPr>
      </w:pPr>
    </w:p>
    <w:p w14:paraId="01599097" w14:textId="640CA4EE" w:rsidR="006F6568" w:rsidDel="008D33E5" w:rsidRDefault="006F6568" w:rsidP="00464991">
      <w:pPr>
        <w:spacing w:after="0" w:line="240" w:lineRule="auto"/>
        <w:rPr>
          <w:del w:id="460" w:author="Arnold Zhang" w:date="2019-04-21T19:07:00Z"/>
          <w:rFonts w:ascii="Cambria" w:hAnsi="Cambria" w:cs="Segoe UI Light"/>
          <w:sz w:val="24"/>
          <w:szCs w:val="24"/>
        </w:rPr>
      </w:pPr>
    </w:p>
    <w:p w14:paraId="54202184" w14:textId="1CB32228" w:rsidR="006F6568" w:rsidDel="007C5727" w:rsidRDefault="006F6568" w:rsidP="00464991">
      <w:pPr>
        <w:spacing w:after="0" w:line="240" w:lineRule="auto"/>
        <w:rPr>
          <w:del w:id="461" w:author="Arnold Zhang" w:date="2019-04-21T19:48:00Z"/>
          <w:rFonts w:ascii="Cambria" w:hAnsi="Cambria" w:cs="Segoe UI Light"/>
          <w:sz w:val="24"/>
          <w:szCs w:val="24"/>
        </w:rPr>
      </w:pPr>
    </w:p>
    <w:p w14:paraId="34F82719" w14:textId="1F3213CD" w:rsidR="006F6568" w:rsidDel="007C5727" w:rsidRDefault="006F6568" w:rsidP="00464991">
      <w:pPr>
        <w:spacing w:after="0" w:line="240" w:lineRule="auto"/>
        <w:rPr>
          <w:ins w:id="462" w:author="Otsap, Jeremy" w:date="2019-04-20T14:52:00Z"/>
          <w:del w:id="463" w:author="Arnold Zhang" w:date="2019-04-21T19:48:00Z"/>
          <w:rFonts w:ascii="Cambria" w:hAnsi="Cambria" w:cs="Segoe UI Light"/>
          <w:sz w:val="24"/>
          <w:szCs w:val="24"/>
        </w:rPr>
      </w:pPr>
    </w:p>
    <w:p w14:paraId="1003D28B" w14:textId="13167914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64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65" w:author="Arnold Zhang" w:date="2019-04-21T18:43:00Z">
            <w:rPr>
              <w:del w:id="466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67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68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Call:  glm(formula = diagnosis ~ radius_mean + texture_mean + area_mean + </w:delText>
        </w:r>
      </w:del>
    </w:p>
    <w:p w14:paraId="7DB0E9CC" w14:textId="1D9C68B5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69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70" w:author="Arnold Zhang" w:date="2019-04-21T18:43:00Z">
            <w:rPr>
              <w:del w:id="471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72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73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smoothness_mean + compactness_mean + concavity_mean + concave_points_mean + </w:delText>
        </w:r>
      </w:del>
    </w:p>
    <w:p w14:paraId="07062602" w14:textId="36EFE481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74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75" w:author="Arnold Zhang" w:date="2019-04-21T18:43:00Z">
            <w:rPr>
              <w:del w:id="476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77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78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symmetry_mean + fractal_dimension_mean + radius_se + perimeter_se + </w:delText>
        </w:r>
      </w:del>
    </w:p>
    <w:p w14:paraId="11ECC79D" w14:textId="17155CA9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79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80" w:author="Arnold Zhang" w:date="2019-04-21T18:43:00Z">
            <w:rPr>
              <w:del w:id="481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82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83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area_se + smoothness_se + compactness_se + concavity_se + </w:delText>
        </w:r>
      </w:del>
    </w:p>
    <w:p w14:paraId="43B27DF1" w14:textId="77419EA2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84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85" w:author="Arnold Zhang" w:date="2019-04-21T18:43:00Z">
            <w:rPr>
              <w:del w:id="486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87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88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concave_points_se + symmetry_se + fractal_dimension_se + </w:delText>
        </w:r>
      </w:del>
    </w:p>
    <w:p w14:paraId="31967153" w14:textId="74BC55EF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89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90" w:author="Arnold Zhang" w:date="2019-04-21T18:43:00Z">
            <w:rPr>
              <w:del w:id="491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92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93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radius_worst + texture_worst + perimeter_worst + concavity_worst + </w:delText>
        </w:r>
      </w:del>
    </w:p>
    <w:p w14:paraId="738650C5" w14:textId="59A31A60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94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495" w:author="Arnold Zhang" w:date="2019-04-21T18:43:00Z">
            <w:rPr>
              <w:del w:id="496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497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498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symmetry_worst + fractal_dimension_worst, family = binomial(link = "logit"), </w:delText>
        </w:r>
      </w:del>
    </w:p>
    <w:p w14:paraId="02D58AAF" w14:textId="3310934E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499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500" w:author="Arnold Zhang" w:date="2019-04-21T18:43:00Z">
            <w:rPr>
              <w:del w:id="501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502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03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    data = bc.clean, control = list(maxit = 50))</w:delText>
        </w:r>
      </w:del>
    </w:p>
    <w:p w14:paraId="55360B74" w14:textId="1DEFE5CA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04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</w:p>
    <w:p w14:paraId="15623D9B" w14:textId="540B42D3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05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06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>Coefficients:</w:delText>
        </w:r>
      </w:del>
    </w:p>
    <w:p w14:paraId="74E23354" w14:textId="1FE16F5A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07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08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(Intercept)              radius_mean             texture_mean                area_mean          smoothness_mean  </w:delText>
        </w:r>
      </w:del>
    </w:p>
    <w:p w14:paraId="24D81D6C" w14:textId="20450E2A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09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10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  -8936.4                 -14995.2                    498.4                    127.3                 114122.8  </w:delText>
        </w:r>
      </w:del>
    </w:p>
    <w:p w14:paraId="11ED6E1C" w14:textId="3CA76763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11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12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compactness_mean           concavity_mean      concave_points_mean            symmetry_mean   fractal_dimension_mean  </w:delText>
        </w:r>
      </w:del>
    </w:p>
    <w:p w14:paraId="5CA5F2A6" w14:textId="1EB7EDA2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13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14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-241775.1                  87144.2                 181965.6                 -64093.2                 345601.5  </w:delText>
        </w:r>
      </w:del>
    </w:p>
    <w:p w14:paraId="655AB946" w14:textId="7500B924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15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16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radius_se             perimeter_se                  area_se            smoothness_se           compactness_se  </w:delText>
        </w:r>
      </w:del>
    </w:p>
    <w:p w14:paraId="64828CA4" w14:textId="17F07915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17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18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  25728.6                  -4374.3                    195.2                -233654.8                 248943.1  </w:delText>
        </w:r>
      </w:del>
    </w:p>
    <w:p w14:paraId="7F5A6417" w14:textId="04F70A75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19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20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concavity_se        concave_points_se              symmetry_se     fractal_dimension_se             radius_worst  </w:delText>
        </w:r>
      </w:del>
    </w:p>
    <w:p w14:paraId="49BEB181" w14:textId="2DB0B5BB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21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22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-226496.5                1194832.6                -303897.6               -2783581.3                   1735.5  </w:delText>
        </w:r>
      </w:del>
    </w:p>
    <w:p w14:paraId="33AC721D" w14:textId="47EF2F74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23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24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texture_worst          perimeter_worst          concavity_worst           symmetry_worst  fractal_dimension_worst  </w:delText>
        </w:r>
      </w:del>
    </w:p>
    <w:p w14:paraId="79A28A9D" w14:textId="12D0ABF9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25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del w:id="526" w:author="Arnold Zhang" w:date="2019-04-21T19:48:00Z">
        <w:r w:rsidRPr="006F6568" w:rsidDel="007C5727">
          <w:rPr>
            <w:rStyle w:val="gnkrckgcgsb"/>
            <w:rFonts w:ascii="Lucida Console" w:eastAsiaTheme="majorEastAsia" w:hAnsi="Lucida Console"/>
            <w:color w:val="000000"/>
            <w:sz w:val="12"/>
            <w:bdr w:val="none" w:sz="0" w:space="0" w:color="auto" w:frame="1"/>
          </w:rPr>
          <w:delText xml:space="preserve">                  210.8                    449.8                  16099.5                  67031.5                 181215.8  </w:delText>
        </w:r>
      </w:del>
    </w:p>
    <w:p w14:paraId="6BAC9F32" w14:textId="6A621EF6" w:rsidR="006F6568" w:rsidRPr="006F6568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27" w:author="Arnold Zhang" w:date="2019-04-21T19:48:00Z"/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</w:p>
    <w:p w14:paraId="58642C3C" w14:textId="65930785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28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529" w:author="Arnold Zhang" w:date="2019-04-21T18:43:00Z">
            <w:rPr>
              <w:del w:id="530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531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32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>Degrees of Freedom: 568 Total (i.e. Null);  544 Residual</w:delText>
        </w:r>
      </w:del>
    </w:p>
    <w:p w14:paraId="1601E95E" w14:textId="5C23F639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33" w:author="Arnold Zhang" w:date="2019-04-21T19:48:00Z"/>
          <w:rStyle w:val="gnkrckgcgsb"/>
          <w:rFonts w:ascii="Lucida Console" w:eastAsiaTheme="majorEastAsia" w:hAnsi="Lucida Console"/>
          <w:color w:val="000000"/>
          <w:sz w:val="16"/>
          <w:szCs w:val="16"/>
          <w:bdr w:val="none" w:sz="0" w:space="0" w:color="auto" w:frame="1"/>
          <w:rPrChange w:id="534" w:author="Arnold Zhang" w:date="2019-04-21T18:43:00Z">
            <w:rPr>
              <w:del w:id="535" w:author="Arnold Zhang" w:date="2019-04-21T19:48:00Z"/>
              <w:rStyle w:val="gnkrckgcgsb"/>
              <w:rFonts w:ascii="Lucida Console" w:eastAsiaTheme="majorEastAsia" w:hAnsi="Lucida Console"/>
              <w:color w:val="000000"/>
              <w:sz w:val="12"/>
              <w:bdr w:val="none" w:sz="0" w:space="0" w:color="auto" w:frame="1"/>
            </w:rPr>
          </w:rPrChange>
        </w:rPr>
      </w:pPr>
      <w:del w:id="536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37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>Null Deviance:</w:delText>
        </w:r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38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tab/>
          <w:delText xml:space="preserve">    751.4 </w:delText>
        </w:r>
      </w:del>
    </w:p>
    <w:p w14:paraId="62628061" w14:textId="2E17D173" w:rsidR="006F6568" w:rsidRPr="008720ED" w:rsidDel="007C5727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del w:id="539" w:author="Arnold Zhang" w:date="2019-04-21T19:48:00Z"/>
          <w:rFonts w:ascii="Lucida Console" w:hAnsi="Lucida Console"/>
          <w:color w:val="000000"/>
          <w:sz w:val="16"/>
          <w:szCs w:val="16"/>
          <w:rPrChange w:id="540" w:author="Arnold Zhang" w:date="2019-04-21T18:43:00Z">
            <w:rPr>
              <w:del w:id="541" w:author="Arnold Zhang" w:date="2019-04-21T19:48:00Z"/>
              <w:rFonts w:ascii="Lucida Console" w:hAnsi="Lucida Console"/>
              <w:color w:val="000000"/>
              <w:sz w:val="12"/>
            </w:rPr>
          </w:rPrChange>
        </w:rPr>
      </w:pPr>
      <w:del w:id="542" w:author="Arnold Zhang" w:date="2019-04-21T19:48:00Z"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43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delText xml:space="preserve">Residual Deviance: 3.938e-08 </w:delText>
        </w:r>
        <w:r w:rsidRPr="008720ED" w:rsidDel="007C5727">
          <w:rPr>
            <w:rStyle w:val="gnkrckgcgsb"/>
            <w:rFonts w:ascii="Lucida Console" w:eastAsiaTheme="majorEastAsia" w:hAnsi="Lucida Console"/>
            <w:color w:val="000000"/>
            <w:sz w:val="16"/>
            <w:szCs w:val="16"/>
            <w:bdr w:val="none" w:sz="0" w:space="0" w:color="auto" w:frame="1"/>
            <w:rPrChange w:id="544" w:author="Arnold Zhang" w:date="2019-04-21T18:43:00Z">
              <w:rPr>
                <w:rStyle w:val="gnkrckgcgsb"/>
                <w:rFonts w:ascii="Lucida Console" w:eastAsiaTheme="majorEastAsia" w:hAnsi="Lucida Console"/>
                <w:color w:val="000000"/>
                <w:sz w:val="12"/>
                <w:bdr w:val="none" w:sz="0" w:space="0" w:color="auto" w:frame="1"/>
              </w:rPr>
            </w:rPrChange>
          </w:rPr>
          <w:tab/>
        </w:r>
        <w:r w:rsidRPr="008720ED" w:rsidDel="007C5727">
          <w:rPr>
            <w:rStyle w:val="gnkrckgcgsb"/>
            <w:rFonts w:ascii="Lucida Console" w:eastAsiaTheme="majorEastAsia" w:hAnsi="Lucida Console"/>
            <w:b/>
            <w:color w:val="00B050"/>
            <w:sz w:val="16"/>
            <w:szCs w:val="16"/>
            <w:bdr w:val="none" w:sz="0" w:space="0" w:color="auto" w:frame="1"/>
            <w:rPrChange w:id="545" w:author="Arnold Zhang" w:date="2019-04-21T18:43:00Z">
              <w:rPr>
                <w:rStyle w:val="gnkrckgcgsb"/>
                <w:rFonts w:ascii="Lucida Console" w:eastAsiaTheme="majorEastAsia" w:hAnsi="Lucida Console"/>
                <w:b/>
                <w:color w:val="00B050"/>
                <w:sz w:val="12"/>
                <w:bdr w:val="none" w:sz="0" w:space="0" w:color="auto" w:frame="1"/>
              </w:rPr>
            </w:rPrChange>
          </w:rPr>
          <w:delText>AIC: 50</w:delText>
        </w:r>
      </w:del>
    </w:p>
    <w:p w14:paraId="636D924F" w14:textId="62CAF62D" w:rsidR="005B1D27" w:rsidDel="007C5727" w:rsidRDefault="005B1D27" w:rsidP="00464991">
      <w:pPr>
        <w:spacing w:after="0" w:line="240" w:lineRule="auto"/>
        <w:rPr>
          <w:ins w:id="546" w:author="Otsap, Jeremy" w:date="2019-04-20T14:51:00Z"/>
          <w:del w:id="547" w:author="Arnold Zhang" w:date="2019-04-21T19:48:00Z"/>
          <w:rFonts w:ascii="Cambria" w:hAnsi="Cambria" w:cs="Segoe UI Light"/>
          <w:sz w:val="24"/>
          <w:szCs w:val="24"/>
        </w:rPr>
      </w:pPr>
    </w:p>
    <w:p w14:paraId="23772F61" w14:textId="77777777" w:rsidR="005B1D27" w:rsidDel="007C5727" w:rsidRDefault="005B1D27" w:rsidP="00464991">
      <w:pPr>
        <w:spacing w:after="0" w:line="240" w:lineRule="auto"/>
        <w:rPr>
          <w:del w:id="548" w:author="Arnold Zhang" w:date="2019-04-21T19:48:00Z"/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7DCAF6B6" w:rsidR="00A973A0" w:rsidRPr="008D33E5" w:rsidRDefault="00A973A0" w:rsidP="00464991">
      <w:pPr>
        <w:spacing w:after="0" w:line="240" w:lineRule="auto"/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549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D33E5"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550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  <w:t>OUTPUT FOR SIMPLIFIED LOGISTIC</w:t>
      </w:r>
      <w:ins w:id="551" w:author="Arnold Zhang" w:date="2019-04-21T19:50:00Z">
        <w:r w:rsidR="006946F4">
          <w:rPr>
            <w:rFonts w:asciiTheme="majorHAnsi" w:eastAsiaTheme="majorEastAsia" w:hAnsiTheme="majorHAnsi" w:cs="Segoe UI Light"/>
            <w:color w:val="2F5496" w:themeColor="accent1" w:themeShade="BF"/>
            <w:sz w:val="24"/>
            <w:szCs w:val="24"/>
          </w:rPr>
          <w:t xml:space="preserve"> MODEL</w:t>
        </w:r>
      </w:ins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texture_mean + area_mean + smoothness_mean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compactness_mean + concavity_mean + concave_points_mean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symmetry_mean + fractal_dimension_mean, family = binomial(link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E3508C5" w14:textId="77777777" w:rsidR="00BC14A9" w:rsidRDefault="00BC14A9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ins w:id="552" w:author="Arnold Zhang" w:date="2019-04-21T19:23:00Z"/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39E54F8" w14:textId="77777777" w:rsidR="00BC14A9" w:rsidRDefault="00BC14A9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ins w:id="553" w:author="Arnold Zhang" w:date="2019-04-21T19:23:00Z"/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-2.02338  -0.14079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Pr(&gt;|z|)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r w:rsidRPr="00E5078A">
        <w:rPr>
          <w:rFonts w:ascii="Lucida Console" w:eastAsia="Times New Roman" w:hAnsi="Lucida Console" w:cs="Courier New"/>
          <w:b/>
          <w:color w:val="000000"/>
          <w:sz w:val="18"/>
          <w:szCs w:val="20"/>
        </w:rPr>
        <w:t>Intercept)            -27.253090   6.400270  -4.258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texture_mean             </w:t>
      </w:r>
      <w:bookmarkStart w:id="554" w:name="_Hlk6665054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0.384407</w:t>
      </w:r>
      <w:bookmarkEnd w:id="554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bookmarkStart w:id="555" w:name="_Hlk6665073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area_mean                0.011787</w:t>
      </w:r>
      <w:bookmarkEnd w:id="555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smoothness_mean         79.598004  32.979533   2.414   0.0158 *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compactness_mean       -13.731887  12.700676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concavity_mean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bookmarkStart w:id="556" w:name="_Hlk6664399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concave_points_mean     57.230227  28.042055   2.041   0.0413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*  </w:t>
      </w:r>
      <w:bookmarkEnd w:id="556"/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symmetry_mean           17.779963  10.854712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fractal_dimension_mean -26.454327  82.469431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149.01  on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558631" w14:textId="638C2091" w:rsidR="000177B3" w:rsidRDefault="000177B3" w:rsidP="000177B3">
      <w:pPr>
        <w:spacing w:after="0" w:line="240" w:lineRule="auto"/>
        <w:rPr>
          <w:ins w:id="557" w:author="Arnold Zhang" w:date="2019-04-21T19:21:00Z"/>
          <w:rFonts w:ascii="Cambria" w:hAnsi="Cambria" w:cs="Segoe UI Light"/>
          <w:sz w:val="24"/>
          <w:szCs w:val="24"/>
        </w:rPr>
      </w:pPr>
      <w:ins w:id="558" w:author="Arnold Zhang" w:date="2019-04-21T19:21:00Z">
        <w:r>
          <w:rPr>
            <w:rFonts w:ascii="Cambria" w:hAnsi="Cambria" w:cs="Segoe UI Light"/>
            <w:sz w:val="24"/>
            <w:szCs w:val="24"/>
          </w:rPr>
          <w:t xml:space="preserve">The AIC </w:t>
        </w:r>
        <w:r>
          <w:rPr>
            <w:rFonts w:ascii="Cambria" w:hAnsi="Cambria" w:cs="Segoe UI Light"/>
            <w:sz w:val="24"/>
            <w:szCs w:val="24"/>
          </w:rPr>
          <w:t xml:space="preserve">for Simplified Logistic </w:t>
        </w:r>
        <w:r>
          <w:rPr>
            <w:rFonts w:ascii="Cambria" w:hAnsi="Cambria" w:cs="Segoe UI Light"/>
            <w:sz w:val="24"/>
            <w:szCs w:val="24"/>
          </w:rPr>
          <w:t xml:space="preserve">is </w:t>
        </w:r>
        <w:r>
          <w:rPr>
            <w:rFonts w:ascii="Cambria" w:hAnsi="Cambria" w:cs="Segoe UI Light"/>
            <w:sz w:val="24"/>
            <w:szCs w:val="24"/>
          </w:rPr>
          <w:t>167.01</w:t>
        </w:r>
        <w:r>
          <w:rPr>
            <w:rFonts w:ascii="Cambria" w:hAnsi="Cambria" w:cs="Segoe UI Light"/>
            <w:sz w:val="24"/>
            <w:szCs w:val="24"/>
          </w:rPr>
          <w:t>.</w:t>
        </w:r>
      </w:ins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Pr="008D33E5" w:rsidRDefault="0054096C" w:rsidP="00464991">
      <w:pPr>
        <w:spacing w:after="0" w:line="240" w:lineRule="auto"/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559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D33E5">
        <w:rPr>
          <w:rFonts w:asciiTheme="majorHAnsi" w:eastAsiaTheme="majorEastAsia" w:hAnsiTheme="majorHAnsi" w:cs="Segoe UI Light"/>
          <w:color w:val="2F5496" w:themeColor="accent1" w:themeShade="BF"/>
          <w:sz w:val="24"/>
          <w:szCs w:val="24"/>
          <w:rPrChange w:id="560" w:author="Arnold Zhang" w:date="2019-04-21T19:07:00Z">
            <w:rPr>
              <w:rFonts w:ascii="Cambria" w:hAnsi="Cambria" w:cs="Segoe UI Light"/>
              <w:sz w:val="24"/>
              <w:szCs w:val="24"/>
            </w:rPr>
          </w:rPrChange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(Intercept)   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       -3.951821e+01  11.10875994</w:t>
      </w:r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         -2.529860e+00  29.24616163</w:t>
      </w:r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          -3.644306e+00  39.25139134</w:t>
      </w:r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 -1.925487e+02 132.60062490</w:t>
      </w:r>
    </w:p>
    <w:p w14:paraId="7AE8471F" w14:textId="77777777" w:rsidR="001724E8" w:rsidDel="008D0815" w:rsidRDefault="001724E8" w:rsidP="00464991">
      <w:pPr>
        <w:spacing w:after="0" w:line="240" w:lineRule="auto"/>
        <w:rPr>
          <w:del w:id="561" w:author="Arnold Zhang" w:date="2019-04-21T19:23:00Z"/>
          <w:rFonts w:ascii="Cambria" w:hAnsi="Cambria" w:cs="Segoe UI Light"/>
          <w:sz w:val="24"/>
          <w:szCs w:val="24"/>
        </w:rPr>
      </w:pPr>
    </w:p>
    <w:p w14:paraId="46A7AB90" w14:textId="296D7B2C" w:rsidR="000E0427" w:rsidDel="008D0815" w:rsidRDefault="000E0427" w:rsidP="00464991">
      <w:pPr>
        <w:spacing w:after="0" w:line="240" w:lineRule="auto"/>
        <w:rPr>
          <w:del w:id="562" w:author="Arnold Zhang" w:date="2019-04-21T19:23:00Z"/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A0EE46B" w14:textId="77777777" w:rsidR="006946F4" w:rsidRDefault="006946F4">
      <w:pPr>
        <w:rPr>
          <w:ins w:id="563" w:author="Arnold Zhang" w:date="2019-04-21T19:50:00Z"/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ins w:id="564" w:author="Arnold Zhang" w:date="2019-04-21T19:50:00Z">
        <w:r>
          <w:br w:type="page"/>
        </w:r>
      </w:ins>
    </w:p>
    <w:p w14:paraId="22BC8E88" w14:textId="6E67AAC3" w:rsidR="00F118B1" w:rsidRDefault="006D6C27" w:rsidP="006D6C27">
      <w:pPr>
        <w:pStyle w:val="Heading2"/>
      </w:pPr>
      <w:bookmarkStart w:id="565" w:name="_Toc6769033"/>
      <w:r>
        <w:lastRenderedPageBreak/>
        <w:t>Interpretation for Objective 1 Logistic Regression</w:t>
      </w:r>
      <w:bookmarkEnd w:id="565"/>
    </w:p>
    <w:p w14:paraId="4DF23BEB" w14:textId="66D5D0B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101DA6" w14:textId="77777777" w:rsidR="00AC1BBE" w:rsidRDefault="006D274A" w:rsidP="006B2CCA">
      <w:pPr>
        <w:spacing w:after="0" w:line="240" w:lineRule="auto"/>
        <w:rPr>
          <w:ins w:id="566" w:author="Arnold Zhang" w:date="2019-04-21T19:15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significant parameters to the model were: </w:t>
      </w:r>
    </w:p>
    <w:p w14:paraId="7B53EF15" w14:textId="77777777" w:rsidR="00AC1BBE" w:rsidRDefault="006D274A" w:rsidP="006B2CCA">
      <w:pPr>
        <w:spacing w:after="0" w:line="240" w:lineRule="auto"/>
        <w:rPr>
          <w:ins w:id="567" w:author="Arnold Zhang" w:date="2019-04-21T19:15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area_mean [p-value &lt; 0.001], </w:t>
      </w:r>
      <w:r w:rsidRPr="006D274A">
        <w:rPr>
          <w:rFonts w:ascii="Cambria" w:hAnsi="Cambria" w:cs="Segoe UI Light"/>
          <w:sz w:val="24"/>
          <w:szCs w:val="24"/>
        </w:rPr>
        <w:t xml:space="preserve">texture_mean  </w:t>
      </w:r>
      <w:r>
        <w:rPr>
          <w:rFonts w:ascii="Cambria" w:hAnsi="Cambria" w:cs="Segoe UI Light"/>
          <w:sz w:val="24"/>
          <w:szCs w:val="24"/>
        </w:rPr>
        <w:t>[p-value &lt; 0.001],</w:t>
      </w:r>
      <w:r w:rsidRPr="006D274A">
        <w:rPr>
          <w:rFonts w:ascii="Cambria" w:hAnsi="Cambria" w:cs="Segoe UI Light"/>
          <w:sz w:val="24"/>
          <w:szCs w:val="24"/>
        </w:rPr>
        <w:t xml:space="preserve"> </w:t>
      </w:r>
    </w:p>
    <w:p w14:paraId="1621AD7C" w14:textId="5E07F7C8" w:rsidR="006B2CCA" w:rsidRDefault="006D274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D274A">
        <w:rPr>
          <w:rFonts w:ascii="Cambria" w:hAnsi="Cambria" w:cs="Segoe UI Light"/>
          <w:sz w:val="24"/>
          <w:szCs w:val="24"/>
        </w:rPr>
        <w:t xml:space="preserve">smoothness_mean  </w:t>
      </w:r>
      <w:r>
        <w:rPr>
          <w:rFonts w:ascii="Cambria" w:hAnsi="Cambria" w:cs="Segoe UI Light"/>
          <w:sz w:val="24"/>
          <w:szCs w:val="24"/>
        </w:rPr>
        <w:t xml:space="preserve">[p-value </w:t>
      </w:r>
      <w:r w:rsidRPr="006D274A">
        <w:rPr>
          <w:rFonts w:ascii="Cambria" w:hAnsi="Cambria" w:cs="Segoe UI Light"/>
          <w:sz w:val="24"/>
          <w:szCs w:val="24"/>
        </w:rPr>
        <w:t>0.0158</w:t>
      </w:r>
      <w:r>
        <w:rPr>
          <w:rFonts w:ascii="Cambria" w:hAnsi="Cambria" w:cs="Segoe UI Light"/>
          <w:sz w:val="24"/>
          <w:szCs w:val="24"/>
        </w:rPr>
        <w:t>]</w:t>
      </w:r>
      <w:r w:rsidR="006B2CCA">
        <w:rPr>
          <w:rFonts w:ascii="Cambria" w:hAnsi="Cambria" w:cs="Segoe UI Light"/>
          <w:sz w:val="24"/>
          <w:szCs w:val="24"/>
        </w:rPr>
        <w:t xml:space="preserve">, </w:t>
      </w:r>
      <w:r w:rsidR="006B2CCA" w:rsidRPr="006B2CCA">
        <w:rPr>
          <w:rFonts w:ascii="Cambria" w:hAnsi="Cambria" w:cs="Segoe UI Light"/>
          <w:sz w:val="24"/>
          <w:szCs w:val="24"/>
        </w:rPr>
        <w:t xml:space="preserve">and concave_points_mean  [p-value 0.0413].  </w:t>
      </w:r>
    </w:p>
    <w:p w14:paraId="062907FF" w14:textId="6F247243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310EB69" w14:textId="5D8B947E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B2CCA">
        <w:rPr>
          <w:rFonts w:ascii="Cambria" w:hAnsi="Cambria" w:cs="Segoe UI Light"/>
          <w:sz w:val="24"/>
          <w:szCs w:val="24"/>
        </w:rPr>
        <w:t xml:space="preserve">area_mean </w:t>
      </w:r>
      <w:r w:rsidR="00337ECB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 w:rsidR="00B55D5E">
        <w:rPr>
          <w:rFonts w:ascii="Cambria" w:hAnsi="Cambria" w:cs="Segoe UI Light"/>
          <w:sz w:val="24"/>
          <w:szCs w:val="24"/>
        </w:rPr>
        <w:t xml:space="preserve"> =</w:t>
      </w:r>
      <w:del w:id="568" w:author="Arnold Zhang" w:date="2019-04-21T19:11:00Z">
        <w:r w:rsidR="00B55D5E" w:rsidDel="00DA677C">
          <w:rPr>
            <w:rFonts w:ascii="Cambria" w:hAnsi="Cambria" w:cs="Segoe UI Light"/>
            <w:sz w:val="24"/>
            <w:szCs w:val="24"/>
          </w:rPr>
          <w:delText xml:space="preserve"> 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1.0118567404252731602147219697755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B55D5E">
        <w:rPr>
          <w:rFonts w:ascii="Cambria" w:hAnsi="Cambria" w:cs="Segoe UI Light"/>
          <w:sz w:val="24"/>
          <w:szCs w:val="24"/>
        </w:rPr>
        <w:t>~ 1.012</w:t>
      </w:r>
    </w:p>
    <w:p w14:paraId="2E630EBF" w14:textId="40348E7F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Texture_mean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55D5E">
        <w:rPr>
          <w:rFonts w:ascii="Cambria" w:hAnsi="Cambria" w:cs="Segoe UI Light"/>
          <w:sz w:val="24"/>
          <w:szCs w:val="24"/>
        </w:rPr>
        <w:t xml:space="preserve"> =</w:t>
      </w:r>
      <w:del w:id="569" w:author="Arnold Zhang" w:date="2019-04-21T19:11:00Z">
        <w:r w:rsidR="00B55D5E" w:rsidDel="00DA677C">
          <w:rPr>
            <w:rFonts w:ascii="Cambria" w:hAnsi="Cambria" w:cs="Segoe UI Light"/>
            <w:sz w:val="24"/>
            <w:szCs w:val="24"/>
          </w:rPr>
          <w:delText xml:space="preserve"> 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1.468743098491664613750065830379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B55D5E">
        <w:rPr>
          <w:rFonts w:ascii="Cambria" w:hAnsi="Cambria" w:cs="Segoe UI Light"/>
          <w:sz w:val="24"/>
          <w:szCs w:val="24"/>
        </w:rPr>
        <w:t>~ 1.469</w:t>
      </w:r>
    </w:p>
    <w:p w14:paraId="1C2224D2" w14:textId="79282160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B2CCA">
        <w:rPr>
          <w:rFonts w:ascii="Cambria" w:hAnsi="Cambria" w:cs="Segoe UI Light"/>
          <w:sz w:val="24"/>
          <w:szCs w:val="24"/>
        </w:rPr>
        <w:t>smoothness_mean</w:t>
      </w:r>
      <w:r>
        <w:rPr>
          <w:rFonts w:ascii="Cambria" w:hAnsi="Cambria" w:cs="Segoe UI Light"/>
          <w:sz w:val="24"/>
          <w:szCs w:val="24"/>
        </w:rPr>
        <w:t xml:space="preserve">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 w:rsidR="00B55D5E">
        <w:rPr>
          <w:rFonts w:ascii="Cambria" w:hAnsi="Cambria" w:cs="Segoe UI Light"/>
          <w:sz w:val="24"/>
          <w:szCs w:val="24"/>
        </w:rPr>
        <w:t xml:space="preserve"> =</w:t>
      </w:r>
      <w:ins w:id="570" w:author="Arnold Zhang" w:date="2019-04-21T19:11:00Z">
        <w:r w:rsidR="00DA677C">
          <w:rPr>
            <w:rFonts w:ascii="Cambria" w:hAnsi="Cambria" w:cs="Segoe UI Light"/>
            <w:sz w:val="24"/>
            <w:szCs w:val="24"/>
          </w:rPr>
          <w:t>~</w:t>
        </w:r>
      </w:ins>
      <w:r w:rsidR="00B55D5E">
        <w:rPr>
          <w:rFonts w:ascii="Cambria" w:hAnsi="Cambria" w:cs="Segoe UI Light"/>
          <w:sz w:val="24"/>
          <w:szCs w:val="24"/>
        </w:rPr>
        <w:t xml:space="preserve"> </w:t>
      </w:r>
      <w:r w:rsidR="00B55D5E" w:rsidRPr="00B55D5E">
        <w:rPr>
          <w:rFonts w:ascii="Cambria" w:hAnsi="Cambria" w:cs="Segoe UI Light"/>
          <w:sz w:val="24"/>
          <w:szCs w:val="24"/>
        </w:rPr>
        <w:t>3</w:t>
      </w:r>
      <w:ins w:id="571" w:author="Arnold Zhang" w:date="2019-04-21T19:11:00Z">
        <w:r w:rsidR="00DA677C">
          <w:rPr>
            <w:rFonts w:ascii="Cambria" w:hAnsi="Cambria" w:cs="Segoe UI Light"/>
            <w:sz w:val="24"/>
            <w:szCs w:val="24"/>
          </w:rPr>
          <w:t>.</w:t>
        </w:r>
      </w:ins>
      <w:r w:rsidR="00B55D5E" w:rsidRPr="00B55D5E">
        <w:rPr>
          <w:rFonts w:ascii="Cambria" w:hAnsi="Cambria" w:cs="Segoe UI Light"/>
          <w:sz w:val="24"/>
          <w:szCs w:val="24"/>
        </w:rPr>
        <w:t>7</w:t>
      </w:r>
      <w:del w:id="572" w:author="Arnold Zhang" w:date="2019-04-21T19:11:00Z"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</w:del>
      <w:r w:rsidR="00B55D5E" w:rsidRPr="00B55D5E">
        <w:rPr>
          <w:rFonts w:ascii="Cambria" w:hAnsi="Cambria" w:cs="Segoe UI Light"/>
          <w:sz w:val="24"/>
          <w:szCs w:val="24"/>
        </w:rPr>
        <w:t>06</w:t>
      </w:r>
      <w:del w:id="573" w:author="Arnold Zhang" w:date="2019-04-21T19:11:00Z"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5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845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206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086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400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B55D5E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B55D5E" w:rsidRPr="00B55D5E" w:rsidDel="00DA677C">
          <w:rPr>
            <w:rFonts w:ascii="Cambria" w:hAnsi="Cambria" w:cs="Segoe UI Light"/>
            <w:sz w:val="24"/>
            <w:szCs w:val="24"/>
          </w:rPr>
          <w:delText>000.00</w:delText>
        </w:r>
      </w:del>
      <w:ins w:id="574" w:author="Arnold Zhang" w:date="2019-04-21T19:11:00Z">
        <w:r w:rsidR="00DA677C">
          <w:rPr>
            <w:rFonts w:ascii="Cambria" w:hAnsi="Cambria" w:cs="Segoe UI Light"/>
            <w:sz w:val="24"/>
            <w:szCs w:val="24"/>
          </w:rPr>
          <w:t xml:space="preserve"> * 10^34</w:t>
        </w:r>
      </w:ins>
    </w:p>
    <w:p w14:paraId="40563D8C" w14:textId="72B996EF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B2CCA">
        <w:rPr>
          <w:rFonts w:ascii="Cambria" w:hAnsi="Cambria" w:cs="Segoe UI Light"/>
          <w:sz w:val="24"/>
          <w:szCs w:val="24"/>
        </w:rPr>
        <w:t xml:space="preserve">concave_points_mean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 w:rsidR="00B55D5E">
        <w:rPr>
          <w:rFonts w:ascii="Cambria" w:hAnsi="Cambria" w:cs="Segoe UI Light"/>
          <w:sz w:val="24"/>
          <w:szCs w:val="24"/>
        </w:rPr>
        <w:t xml:space="preserve"> = </w:t>
      </w:r>
      <w:r w:rsidR="005F70ED" w:rsidRPr="005F70ED">
        <w:rPr>
          <w:rFonts w:ascii="Cambria" w:hAnsi="Cambria" w:cs="Segoe UI Light"/>
          <w:sz w:val="24"/>
          <w:szCs w:val="24"/>
        </w:rPr>
        <w:t>7</w:t>
      </w:r>
      <w:ins w:id="575" w:author="Arnold Zhang" w:date="2019-04-21T19:15:00Z">
        <w:r w:rsidR="00AC1BBE">
          <w:rPr>
            <w:rFonts w:ascii="Cambria" w:hAnsi="Cambria" w:cs="Segoe UI Light"/>
            <w:sz w:val="24"/>
            <w:szCs w:val="24"/>
          </w:rPr>
          <w:t>.</w:t>
        </w:r>
      </w:ins>
      <w:del w:id="576" w:author="Arnold Zhang" w:date="2019-04-21T19:15:00Z">
        <w:r w:rsidR="005F70ED" w:rsidDel="00AC1BBE">
          <w:rPr>
            <w:rFonts w:ascii="Cambria" w:hAnsi="Cambria" w:cs="Segoe UI Light"/>
            <w:sz w:val="24"/>
            <w:szCs w:val="24"/>
          </w:rPr>
          <w:delText>,</w:delText>
        </w:r>
      </w:del>
      <w:del w:id="577" w:author="Arnold Zhang" w:date="2019-04-21T19:12:00Z"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157</w:delText>
        </w:r>
      </w:del>
      <w:ins w:id="578" w:author="Arnold Zhang" w:date="2019-04-21T19:12:00Z">
        <w:r w:rsidR="00DA677C" w:rsidRPr="005F70ED">
          <w:rPr>
            <w:rFonts w:ascii="Cambria" w:hAnsi="Cambria" w:cs="Segoe UI Light"/>
            <w:sz w:val="24"/>
            <w:szCs w:val="24"/>
          </w:rPr>
          <w:t>15</w:t>
        </w:r>
        <w:r w:rsidR="00DA677C">
          <w:rPr>
            <w:rFonts w:ascii="Cambria" w:hAnsi="Cambria" w:cs="Segoe UI Light"/>
            <w:sz w:val="24"/>
            <w:szCs w:val="24"/>
          </w:rPr>
          <w:t>8</w:t>
        </w:r>
      </w:ins>
      <w:del w:id="579" w:author="Arnold Zhang" w:date="2019-04-21T19:12:00Z"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671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854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731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570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000</w:delText>
        </w:r>
        <w:r w:rsidR="005F70ED" w:rsidDel="00DA677C">
          <w:rPr>
            <w:rFonts w:ascii="Cambria" w:hAnsi="Cambria" w:cs="Segoe UI Light"/>
            <w:sz w:val="24"/>
            <w:szCs w:val="24"/>
          </w:rPr>
          <w:delText>,</w:delText>
        </w:r>
        <w:r w:rsidR="005F70ED" w:rsidRPr="005F70ED" w:rsidDel="00DA677C">
          <w:rPr>
            <w:rFonts w:ascii="Cambria" w:hAnsi="Cambria" w:cs="Segoe UI Light"/>
            <w:sz w:val="24"/>
            <w:szCs w:val="24"/>
          </w:rPr>
          <w:delText>000.00</w:delText>
        </w:r>
      </w:del>
      <w:ins w:id="580" w:author="Arnold Zhang" w:date="2019-04-21T19:12:00Z">
        <w:r w:rsidR="00DA677C">
          <w:rPr>
            <w:rFonts w:ascii="Cambria" w:hAnsi="Cambria" w:cs="Segoe UI Light"/>
            <w:sz w:val="24"/>
            <w:szCs w:val="24"/>
          </w:rPr>
          <w:t xml:space="preserve"> * 10^24</w:t>
        </w:r>
      </w:ins>
    </w:p>
    <w:p w14:paraId="2BC2C38F" w14:textId="2B8F1BA8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47CD29" w14:textId="77777777" w:rsidR="00DE113C" w:rsidRDefault="00DE113C" w:rsidP="006B2CCA">
      <w:pPr>
        <w:spacing w:after="0" w:line="240" w:lineRule="auto"/>
        <w:rPr>
          <w:ins w:id="581" w:author="Arnold Zhang" w:date="2019-04-21T19:33:00Z"/>
          <w:rFonts w:ascii="Cambria" w:hAnsi="Cambria" w:cs="Segoe UI Light"/>
          <w:sz w:val="24"/>
          <w:szCs w:val="24"/>
        </w:rPr>
      </w:pPr>
      <w:ins w:id="582" w:author="Arnold Zhang" w:date="2019-04-21T19:25:00Z">
        <w:r>
          <w:rPr>
            <w:rFonts w:ascii="Cambria" w:hAnsi="Cambria" w:cs="Segoe UI Light"/>
            <w:sz w:val="24"/>
            <w:szCs w:val="24"/>
          </w:rPr>
          <w:t>For Area, h</w:t>
        </w:r>
      </w:ins>
      <w:ins w:id="583" w:author="Arnold Zhang" w:date="2019-04-21T19:24:00Z">
        <w:r>
          <w:rPr>
            <w:rFonts w:ascii="Cambria" w:hAnsi="Cambria" w:cs="Segoe UI Light"/>
            <w:sz w:val="24"/>
            <w:szCs w:val="24"/>
          </w:rPr>
          <w:t xml:space="preserve">olding all other parameters constant, the </w:t>
        </w:r>
      </w:ins>
      <w:del w:id="584" w:author="Arnold Zhang" w:date="2019-04-21T19:25:00Z">
        <w:r w:rsidR="004435D6" w:rsidDel="00DE113C">
          <w:rPr>
            <w:rFonts w:ascii="Cambria" w:hAnsi="Cambria" w:cs="Segoe UI Light"/>
            <w:sz w:val="24"/>
            <w:szCs w:val="24"/>
          </w:rPr>
          <w:delText xml:space="preserve">Area </w:delText>
        </w:r>
      </w:del>
      <w:r w:rsidR="004435D6">
        <w:rPr>
          <w:rFonts w:ascii="Cambria" w:hAnsi="Cambria" w:cs="Segoe UI Light"/>
          <w:sz w:val="24"/>
          <w:szCs w:val="24"/>
        </w:rPr>
        <w:t xml:space="preserve">1 unit </w:t>
      </w:r>
      <w:ins w:id="585" w:author="Arnold Zhang" w:date="2019-04-21T19:31:00Z">
        <w:r>
          <w:rPr>
            <w:rFonts w:ascii="Cambria" w:hAnsi="Cambria" w:cs="Segoe UI Light"/>
            <w:sz w:val="24"/>
            <w:szCs w:val="24"/>
          </w:rPr>
          <w:t xml:space="preserve">is </w:t>
        </w:r>
      </w:ins>
      <w:r w:rsidR="004435D6">
        <w:rPr>
          <w:rFonts w:ascii="Cambria" w:hAnsi="Cambria" w:cs="Segoe UI Light"/>
          <w:sz w:val="24"/>
          <w:szCs w:val="24"/>
        </w:rPr>
        <w:t>[e</w:t>
      </w:r>
      <w:r w:rsidR="004435D6"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 w:rsidR="004435D6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4435D6">
        <w:rPr>
          <w:rFonts w:ascii="Cambria" w:hAnsi="Cambria" w:cs="Segoe UI Light"/>
          <w:sz w:val="24"/>
          <w:szCs w:val="24"/>
        </w:rPr>
        <w:t xml:space="preserve"> ]</w:t>
      </w:r>
      <w:ins w:id="586" w:author="Arnold Zhang" w:date="2019-04-21T19:25:00Z">
        <w:r>
          <w:rPr>
            <w:rFonts w:ascii="Cambria" w:hAnsi="Cambria" w:cs="Segoe UI Light"/>
            <w:sz w:val="24"/>
            <w:szCs w:val="24"/>
          </w:rPr>
          <w:t xml:space="preserve"> </w:t>
        </w:r>
      </w:ins>
      <w:ins w:id="587" w:author="Arnold Zhang" w:date="2019-04-21T19:31:00Z">
        <w:r>
          <w:rPr>
            <w:rFonts w:ascii="Cambria" w:hAnsi="Cambria" w:cs="Segoe UI Light"/>
            <w:sz w:val="24"/>
            <w:szCs w:val="24"/>
          </w:rPr>
          <w:t>=</w:t>
        </w:r>
      </w:ins>
      <w:r w:rsidR="004435D6">
        <w:rPr>
          <w:rFonts w:ascii="Cambria" w:hAnsi="Cambria" w:cs="Segoe UI Light"/>
          <w:sz w:val="24"/>
          <w:szCs w:val="24"/>
        </w:rPr>
        <w:t xml:space="preserve"> </w:t>
      </w:r>
      <w:r w:rsidR="004246E6">
        <w:rPr>
          <w:rFonts w:ascii="Cambria" w:hAnsi="Cambria" w:cs="Segoe UI Light"/>
          <w:sz w:val="24"/>
          <w:szCs w:val="24"/>
        </w:rPr>
        <w:t>1.012 times more likely to be Malignant</w:t>
      </w:r>
      <w:ins w:id="588" w:author="Arnold Zhang" w:date="2019-04-21T19:26:00Z">
        <w:r>
          <w:rPr>
            <w:rFonts w:ascii="Cambria" w:hAnsi="Cambria" w:cs="Segoe UI Light"/>
            <w:sz w:val="24"/>
            <w:szCs w:val="24"/>
          </w:rPr>
          <w:t xml:space="preserve"> than Benign</w:t>
        </w:r>
      </w:ins>
      <w:ins w:id="589" w:author="Arnold Zhang" w:date="2019-04-21T19:25:00Z">
        <w:r>
          <w:rPr>
            <w:rFonts w:ascii="Cambria" w:hAnsi="Cambria" w:cs="Segoe UI Light"/>
            <w:sz w:val="24"/>
            <w:szCs w:val="24"/>
          </w:rPr>
          <w:t xml:space="preserve">, and </w:t>
        </w:r>
      </w:ins>
    </w:p>
    <w:p w14:paraId="0C3AED71" w14:textId="48968FC9" w:rsidR="004246E6" w:rsidDel="00DE113C" w:rsidRDefault="00DE113C" w:rsidP="006B2CCA">
      <w:pPr>
        <w:spacing w:after="0" w:line="240" w:lineRule="auto"/>
        <w:rPr>
          <w:del w:id="590" w:author="Arnold Zhang" w:date="2019-04-21T19:25:00Z"/>
          <w:rFonts w:ascii="Cambria" w:hAnsi="Cambria" w:cs="Segoe UI Light"/>
          <w:sz w:val="24"/>
          <w:szCs w:val="24"/>
        </w:rPr>
      </w:pPr>
      <w:ins w:id="591" w:author="Arnold Zhang" w:date="2019-04-21T19:25:00Z">
        <w:r>
          <w:rPr>
            <w:rFonts w:ascii="Cambria" w:hAnsi="Cambria" w:cs="Segoe UI Light"/>
            <w:sz w:val="24"/>
            <w:szCs w:val="24"/>
          </w:rPr>
          <w:t xml:space="preserve">the </w:t>
        </w:r>
      </w:ins>
      <w:del w:id="592" w:author="Arnold Zhang" w:date="2019-04-21T19:25:00Z">
        <w:r w:rsidR="004246E6" w:rsidDel="00DE113C">
          <w:rPr>
            <w:rFonts w:ascii="Cambria" w:hAnsi="Cambria" w:cs="Segoe UI Light"/>
            <w:sz w:val="24"/>
            <w:szCs w:val="24"/>
          </w:rPr>
          <w:delText xml:space="preserve"> </w:delText>
        </w:r>
      </w:del>
    </w:p>
    <w:p w14:paraId="596C4BBD" w14:textId="04C7E34E" w:rsidR="004246E6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del w:id="593" w:author="Arnold Zhang" w:date="2019-04-21T19:25:00Z">
        <w:r w:rsidDel="00DE113C">
          <w:rPr>
            <w:rFonts w:ascii="Cambria" w:hAnsi="Cambria" w:cs="Segoe UI Light"/>
            <w:sz w:val="24"/>
            <w:szCs w:val="24"/>
          </w:rPr>
          <w:delText xml:space="preserve">vs </w:delText>
        </w:r>
      </w:del>
      <w:r>
        <w:rPr>
          <w:rFonts w:ascii="Cambria" w:hAnsi="Cambria" w:cs="Segoe UI Light"/>
          <w:sz w:val="24"/>
          <w:szCs w:val="24"/>
        </w:rPr>
        <w:t>5 units</w:t>
      </w:r>
      <w:ins w:id="594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 xml:space="preserve"> is </w:t>
        </w:r>
      </w:ins>
      <w:r>
        <w:rPr>
          <w:rFonts w:ascii="Cambria" w:hAnsi="Cambria" w:cs="Segoe UI Light"/>
          <w:sz w:val="24"/>
          <w:szCs w:val="24"/>
        </w:rPr>
        <w:t>[ 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] </w:t>
      </w:r>
      <w:ins w:id="595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>=</w:t>
        </w:r>
      </w:ins>
      <w:del w:id="596" w:author="Arnold Zhang" w:date="2019-04-21T19:26:00Z">
        <w:r w:rsidDel="00DE113C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>
        <w:rPr>
          <w:rFonts w:ascii="Cambria" w:hAnsi="Cambria" w:cs="Segoe UI Light"/>
          <w:sz w:val="24"/>
          <w:szCs w:val="24"/>
        </w:rPr>
        <w:t xml:space="preserve"> </w:t>
      </w:r>
      <w:r w:rsidR="004246E6" w:rsidRPr="004246E6">
        <w:rPr>
          <w:rFonts w:ascii="Cambria" w:hAnsi="Cambria" w:cs="Segoe UI Light"/>
          <w:sz w:val="24"/>
          <w:szCs w:val="24"/>
        </w:rPr>
        <w:t>1.06</w:t>
      </w:r>
      <w:r w:rsidR="004246E6">
        <w:rPr>
          <w:rFonts w:ascii="Cambria" w:hAnsi="Cambria" w:cs="Segoe UI Light"/>
          <w:sz w:val="24"/>
          <w:szCs w:val="24"/>
        </w:rPr>
        <w:t>1 times more likely to be Malignant</w:t>
      </w:r>
      <w:ins w:id="597" w:author="Arnold Zhang" w:date="2019-04-21T19:26:00Z">
        <w:r w:rsidR="00DE113C">
          <w:rPr>
            <w:rFonts w:ascii="Cambria" w:hAnsi="Cambria" w:cs="Segoe UI Light"/>
            <w:sz w:val="24"/>
            <w:szCs w:val="24"/>
          </w:rPr>
          <w:t xml:space="preserve"> than Benign.</w:t>
        </w:r>
      </w:ins>
    </w:p>
    <w:p w14:paraId="2C24CC48" w14:textId="0C66697C" w:rsidR="004435D6" w:rsidDel="00DE113C" w:rsidRDefault="004246E6" w:rsidP="006B2CCA">
      <w:pPr>
        <w:spacing w:after="0" w:line="240" w:lineRule="auto"/>
        <w:rPr>
          <w:del w:id="598" w:author="Arnold Zhang" w:date="2019-04-21T19:24:00Z"/>
          <w:rFonts w:ascii="Cambria" w:hAnsi="Cambria" w:cs="Segoe UI Light"/>
          <w:sz w:val="24"/>
          <w:szCs w:val="24"/>
        </w:rPr>
      </w:pPr>
      <w:del w:id="599" w:author="Arnold Zhang" w:date="2019-04-21T19:24:00Z">
        <w:r w:rsidDel="00DE113C">
          <w:rPr>
            <w:rFonts w:ascii="Cambria" w:hAnsi="Cambria" w:cs="Segoe UI Light"/>
            <w:sz w:val="24"/>
            <w:szCs w:val="24"/>
          </w:rPr>
          <w:delText>holding all other parameters constant</w:delText>
        </w:r>
        <w:r w:rsidR="004435D6" w:rsidDel="00DE113C">
          <w:rPr>
            <w:rFonts w:ascii="Cambria" w:hAnsi="Cambria" w:cs="Segoe UI Light"/>
            <w:sz w:val="24"/>
            <w:szCs w:val="24"/>
          </w:rPr>
          <w:delText xml:space="preserve">    </w:delText>
        </w:r>
      </w:del>
    </w:p>
    <w:p w14:paraId="493C5B11" w14:textId="77777777" w:rsidR="004246E6" w:rsidRDefault="004246E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41B65A" w14:textId="77777777" w:rsidR="00DE113C" w:rsidRDefault="00DE113C" w:rsidP="006B2CCA">
      <w:pPr>
        <w:spacing w:after="0" w:line="240" w:lineRule="auto"/>
        <w:rPr>
          <w:ins w:id="600" w:author="Arnold Zhang" w:date="2019-04-21T19:33:00Z"/>
          <w:rFonts w:ascii="Cambria" w:hAnsi="Cambria" w:cs="Segoe UI Light"/>
          <w:sz w:val="24"/>
          <w:szCs w:val="24"/>
        </w:rPr>
      </w:pPr>
      <w:ins w:id="601" w:author="Arnold Zhang" w:date="2019-04-21T19:27:00Z">
        <w:r>
          <w:rPr>
            <w:rFonts w:ascii="Cambria" w:hAnsi="Cambria" w:cs="Segoe UI Light"/>
            <w:sz w:val="24"/>
            <w:szCs w:val="24"/>
          </w:rPr>
          <w:t xml:space="preserve">For </w:t>
        </w:r>
      </w:ins>
      <w:r w:rsidR="004435D6">
        <w:rPr>
          <w:rFonts w:ascii="Cambria" w:hAnsi="Cambria" w:cs="Segoe UI Light"/>
          <w:sz w:val="24"/>
          <w:szCs w:val="24"/>
        </w:rPr>
        <w:t>Texture</w:t>
      </w:r>
      <w:ins w:id="602" w:author="Arnold Zhang" w:date="2019-04-21T19:27:00Z">
        <w:r>
          <w:rPr>
            <w:rFonts w:ascii="Cambria" w:hAnsi="Cambria" w:cs="Segoe UI Light"/>
            <w:sz w:val="24"/>
            <w:szCs w:val="24"/>
          </w:rPr>
          <w:t>, holding all other parameters constant,</w:t>
        </w:r>
      </w:ins>
      <w:r w:rsidR="004435D6">
        <w:rPr>
          <w:rFonts w:ascii="Cambria" w:hAnsi="Cambria" w:cs="Segoe UI Light"/>
          <w:sz w:val="24"/>
          <w:szCs w:val="24"/>
        </w:rPr>
        <w:t xml:space="preserve"> 1 unit </w:t>
      </w:r>
      <w:ins w:id="603" w:author="Arnold Zhang" w:date="2019-04-21T19:31:00Z">
        <w:r>
          <w:rPr>
            <w:rFonts w:ascii="Cambria" w:hAnsi="Cambria" w:cs="Segoe UI Light"/>
            <w:sz w:val="24"/>
            <w:szCs w:val="24"/>
          </w:rPr>
          <w:t xml:space="preserve">is </w:t>
        </w:r>
      </w:ins>
      <w:r w:rsidR="00BB7B01">
        <w:rPr>
          <w:rFonts w:ascii="Cambria" w:hAnsi="Cambria" w:cs="Segoe UI Light"/>
          <w:sz w:val="24"/>
          <w:szCs w:val="24"/>
        </w:rPr>
        <w:t>[e</w:t>
      </w:r>
      <w:r w:rsidR="00BB7B01"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B7B01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BB7B01">
        <w:rPr>
          <w:rFonts w:ascii="Cambria" w:hAnsi="Cambria" w:cs="Segoe UI Light"/>
          <w:sz w:val="24"/>
          <w:szCs w:val="24"/>
        </w:rPr>
        <w:t xml:space="preserve"> ] </w:t>
      </w:r>
      <w:ins w:id="604" w:author="Arnold Zhang" w:date="2019-04-21T19:31:00Z">
        <w:r>
          <w:rPr>
            <w:rFonts w:ascii="Cambria" w:hAnsi="Cambria" w:cs="Segoe UI Light"/>
            <w:sz w:val="24"/>
            <w:szCs w:val="24"/>
          </w:rPr>
          <w:t>=</w:t>
        </w:r>
      </w:ins>
      <w:ins w:id="605" w:author="Arnold Zhang" w:date="2019-04-21T19:28:00Z">
        <w:r>
          <w:rPr>
            <w:rFonts w:ascii="Cambria" w:hAnsi="Cambria" w:cs="Segoe UI Light"/>
            <w:sz w:val="24"/>
            <w:szCs w:val="24"/>
          </w:rPr>
          <w:t xml:space="preserve"> </w:t>
        </w:r>
      </w:ins>
      <w:r w:rsidR="00BB7B01">
        <w:rPr>
          <w:rFonts w:ascii="Cambria" w:hAnsi="Cambria" w:cs="Segoe UI Light"/>
          <w:sz w:val="24"/>
          <w:szCs w:val="24"/>
        </w:rPr>
        <w:t>1.469 times more likely to be Malignant</w:t>
      </w:r>
      <w:ins w:id="606" w:author="Arnold Zhang" w:date="2019-04-21T19:28:00Z">
        <w:r>
          <w:rPr>
            <w:rFonts w:ascii="Cambria" w:hAnsi="Cambria" w:cs="Segoe UI Light"/>
            <w:sz w:val="24"/>
            <w:szCs w:val="24"/>
          </w:rPr>
          <w:t xml:space="preserve"> than Benign, and </w:t>
        </w:r>
      </w:ins>
    </w:p>
    <w:p w14:paraId="25B7EDE8" w14:textId="59FD58E2" w:rsidR="00BB7B01" w:rsidDel="00DE113C" w:rsidRDefault="00DE113C" w:rsidP="006B2CCA">
      <w:pPr>
        <w:spacing w:after="0" w:line="240" w:lineRule="auto"/>
        <w:rPr>
          <w:del w:id="607" w:author="Arnold Zhang" w:date="2019-04-21T19:28:00Z"/>
          <w:rFonts w:ascii="Cambria" w:hAnsi="Cambria" w:cs="Segoe UI Light"/>
          <w:sz w:val="24"/>
          <w:szCs w:val="24"/>
        </w:rPr>
      </w:pPr>
      <w:ins w:id="608" w:author="Arnold Zhang" w:date="2019-04-21T19:28:00Z">
        <w:r>
          <w:rPr>
            <w:rFonts w:ascii="Cambria" w:hAnsi="Cambria" w:cs="Segoe UI Light"/>
            <w:sz w:val="24"/>
            <w:szCs w:val="24"/>
          </w:rPr>
          <w:t>the</w:t>
        </w:r>
      </w:ins>
    </w:p>
    <w:p w14:paraId="41C08FEE" w14:textId="1376949F" w:rsidR="004435D6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del w:id="609" w:author="Arnold Zhang" w:date="2019-04-21T19:28:00Z">
        <w:r w:rsidDel="00DE113C">
          <w:rPr>
            <w:rFonts w:ascii="Cambria" w:hAnsi="Cambria" w:cs="Segoe UI Light"/>
            <w:sz w:val="24"/>
            <w:szCs w:val="24"/>
          </w:rPr>
          <w:delText>vs</w:delText>
        </w:r>
      </w:del>
      <w:r>
        <w:rPr>
          <w:rFonts w:ascii="Cambria" w:hAnsi="Cambria" w:cs="Segoe UI Light"/>
          <w:sz w:val="24"/>
          <w:szCs w:val="24"/>
        </w:rPr>
        <w:t xml:space="preserve"> 5 units</w:t>
      </w:r>
      <w:ins w:id="610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 xml:space="preserve"> is</w:t>
        </w:r>
      </w:ins>
      <w:r>
        <w:rPr>
          <w:rFonts w:ascii="Cambria" w:hAnsi="Cambria" w:cs="Segoe UI Light"/>
          <w:sz w:val="24"/>
          <w:szCs w:val="24"/>
        </w:rPr>
        <w:t xml:space="preserve"> </w:t>
      </w:r>
      <w:r w:rsidR="00BB7B01">
        <w:rPr>
          <w:rFonts w:ascii="Cambria" w:hAnsi="Cambria" w:cs="Segoe UI Light"/>
          <w:sz w:val="24"/>
          <w:szCs w:val="24"/>
        </w:rPr>
        <w:t>[e</w:t>
      </w:r>
      <w:r w:rsidR="00BB7B01"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B7B01"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 w:rsidR="00BB7B01">
        <w:rPr>
          <w:rFonts w:ascii="Cambria" w:hAnsi="Cambria" w:cs="Segoe UI Light"/>
          <w:sz w:val="24"/>
          <w:szCs w:val="24"/>
        </w:rPr>
        <w:t xml:space="preserve">] </w:t>
      </w:r>
      <w:ins w:id="611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>=</w:t>
        </w:r>
      </w:ins>
      <w:r w:rsidR="00BB7B01">
        <w:rPr>
          <w:rFonts w:ascii="Cambria" w:hAnsi="Cambria" w:cs="Segoe UI Light"/>
          <w:sz w:val="24"/>
          <w:szCs w:val="24"/>
        </w:rPr>
        <w:t xml:space="preserve"> </w:t>
      </w:r>
      <w:r w:rsidR="00BB7B01" w:rsidRPr="00BB7B01">
        <w:rPr>
          <w:rFonts w:ascii="Cambria" w:hAnsi="Cambria" w:cs="Segoe UI Light"/>
          <w:sz w:val="24"/>
          <w:szCs w:val="24"/>
        </w:rPr>
        <w:t>6.835</w:t>
      </w:r>
      <w:r w:rsidR="00BB7B01">
        <w:rPr>
          <w:rFonts w:ascii="Cambria" w:hAnsi="Cambria" w:cs="Segoe UI Light"/>
          <w:sz w:val="24"/>
          <w:szCs w:val="24"/>
        </w:rPr>
        <w:t xml:space="preserve"> times more likely to be Malignant</w:t>
      </w:r>
      <w:ins w:id="612" w:author="Arnold Zhang" w:date="2019-04-21T19:28:00Z">
        <w:r w:rsidR="00DE113C">
          <w:rPr>
            <w:rFonts w:ascii="Cambria" w:hAnsi="Cambria" w:cs="Segoe UI Light"/>
            <w:sz w:val="24"/>
            <w:szCs w:val="24"/>
          </w:rPr>
          <w:t xml:space="preserve"> than Benign.</w:t>
        </w:r>
      </w:ins>
    </w:p>
    <w:p w14:paraId="2EC088FC" w14:textId="153A48E0" w:rsidR="004246E6" w:rsidDel="00DE113C" w:rsidRDefault="00BB7B01" w:rsidP="006B2CCA">
      <w:pPr>
        <w:spacing w:after="0" w:line="240" w:lineRule="auto"/>
        <w:rPr>
          <w:del w:id="613" w:author="Arnold Zhang" w:date="2019-04-21T19:28:00Z"/>
          <w:rFonts w:ascii="Cambria" w:hAnsi="Cambria" w:cs="Segoe UI Light"/>
          <w:sz w:val="24"/>
          <w:szCs w:val="24"/>
        </w:rPr>
      </w:pPr>
      <w:del w:id="614" w:author="Arnold Zhang" w:date="2019-04-21T19:28:00Z">
        <w:r w:rsidDel="00DE113C">
          <w:rPr>
            <w:rFonts w:ascii="Cambria" w:hAnsi="Cambria" w:cs="Segoe UI Light"/>
            <w:sz w:val="24"/>
            <w:szCs w:val="24"/>
          </w:rPr>
          <w:delText>holding all other parameters to be constant</w:delText>
        </w:r>
      </w:del>
    </w:p>
    <w:p w14:paraId="3EDEC334" w14:textId="77777777" w:rsidR="00BB7B01" w:rsidRDefault="00BB7B01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410762B" w14:textId="77777777" w:rsidR="001946F7" w:rsidRDefault="00DE113C" w:rsidP="006B2CCA">
      <w:pPr>
        <w:spacing w:after="0" w:line="240" w:lineRule="auto"/>
        <w:rPr>
          <w:ins w:id="615" w:author="Arnold Zhang" w:date="2019-04-21T19:33:00Z"/>
          <w:rFonts w:ascii="Cambria" w:hAnsi="Cambria" w:cs="Segoe UI Light"/>
          <w:sz w:val="24"/>
          <w:szCs w:val="24"/>
        </w:rPr>
      </w:pPr>
      <w:ins w:id="616" w:author="Arnold Zhang" w:date="2019-04-21T19:30:00Z">
        <w:r>
          <w:rPr>
            <w:rFonts w:ascii="Cambria" w:hAnsi="Cambria" w:cs="Segoe UI Light"/>
            <w:sz w:val="24"/>
            <w:szCs w:val="24"/>
          </w:rPr>
          <w:t xml:space="preserve">For </w:t>
        </w:r>
      </w:ins>
      <w:r w:rsidR="006F4D38">
        <w:rPr>
          <w:rFonts w:ascii="Cambria" w:hAnsi="Cambria" w:cs="Segoe UI Light"/>
          <w:sz w:val="24"/>
          <w:szCs w:val="24"/>
        </w:rPr>
        <w:t>Smoothness</w:t>
      </w:r>
      <w:ins w:id="617" w:author="Arnold Zhang" w:date="2019-04-21T19:30:00Z">
        <w:r>
          <w:rPr>
            <w:rFonts w:ascii="Cambria" w:hAnsi="Cambria" w:cs="Segoe UI Light"/>
            <w:sz w:val="24"/>
            <w:szCs w:val="24"/>
          </w:rPr>
          <w:t>,</w:t>
        </w:r>
        <w:r>
          <w:rPr>
            <w:rFonts w:ascii="Cambria" w:hAnsi="Cambria" w:cs="Segoe UI Light"/>
            <w:sz w:val="24"/>
            <w:szCs w:val="24"/>
          </w:rPr>
          <w:t xml:space="preserve"> holding all other parameters constant</w:t>
        </w:r>
        <w:r>
          <w:rPr>
            <w:rFonts w:ascii="Cambria" w:hAnsi="Cambria" w:cs="Segoe UI Light"/>
            <w:sz w:val="24"/>
            <w:szCs w:val="24"/>
          </w:rPr>
          <w:t>,</w:t>
        </w:r>
      </w:ins>
      <w:r w:rsidR="006F4D38">
        <w:rPr>
          <w:rFonts w:ascii="Cambria" w:hAnsi="Cambria" w:cs="Segoe UI Light"/>
          <w:sz w:val="24"/>
          <w:szCs w:val="24"/>
        </w:rPr>
        <w:t xml:space="preserve"> 1 unit</w:t>
      </w:r>
      <w:ins w:id="618" w:author="Arnold Zhang" w:date="2019-04-21T19:31:00Z">
        <w:r>
          <w:rPr>
            <w:rFonts w:ascii="Cambria" w:hAnsi="Cambria" w:cs="Segoe UI Light"/>
            <w:sz w:val="24"/>
            <w:szCs w:val="24"/>
          </w:rPr>
          <w:t xml:space="preserve"> is</w:t>
        </w:r>
      </w:ins>
      <w:r w:rsidR="0040222E">
        <w:rPr>
          <w:rFonts w:ascii="Cambria" w:hAnsi="Cambria" w:cs="Segoe UI Light"/>
          <w:sz w:val="24"/>
          <w:szCs w:val="24"/>
        </w:rPr>
        <w:t xml:space="preserve"> </w:t>
      </w:r>
      <w:ins w:id="619" w:author="Arnold Zhang" w:date="2019-04-21T19:30:00Z">
        <w:r>
          <w:rPr>
            <w:rFonts w:ascii="Cambria" w:hAnsi="Cambria" w:cs="Segoe UI Light"/>
            <w:sz w:val="24"/>
            <w:szCs w:val="24"/>
          </w:rPr>
          <w:t>[</w:t>
        </w:r>
      </w:ins>
      <w:r w:rsidR="0040222E">
        <w:rPr>
          <w:rFonts w:ascii="Cambria" w:hAnsi="Cambria" w:cs="Segoe UI Light"/>
          <w:sz w:val="24"/>
          <w:szCs w:val="24"/>
        </w:rPr>
        <w:t>e</w:t>
      </w:r>
      <w:r w:rsidR="0040222E"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 w:rsidR="0040222E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6D274A">
        <w:rPr>
          <w:rFonts w:ascii="Cambria" w:hAnsi="Cambria" w:cs="Segoe UI Light"/>
          <w:sz w:val="24"/>
          <w:szCs w:val="24"/>
        </w:rPr>
        <w:t xml:space="preserve"> </w:t>
      </w:r>
      <w:ins w:id="620" w:author="Arnold Zhang" w:date="2019-04-21T19:30:00Z">
        <w:r>
          <w:rPr>
            <w:rFonts w:ascii="Cambria" w:hAnsi="Cambria" w:cs="Segoe UI Light"/>
            <w:sz w:val="24"/>
            <w:szCs w:val="24"/>
          </w:rPr>
          <w:t>]</w:t>
        </w:r>
      </w:ins>
      <w:r w:rsidR="0040222E">
        <w:rPr>
          <w:rFonts w:ascii="Cambria" w:hAnsi="Cambria" w:cs="Segoe UI Light"/>
          <w:sz w:val="24"/>
          <w:szCs w:val="24"/>
        </w:rPr>
        <w:t xml:space="preserve"> </w:t>
      </w:r>
      <w:ins w:id="621" w:author="Arnold Zhang" w:date="2019-04-21T19:31:00Z">
        <w:r>
          <w:rPr>
            <w:rFonts w:ascii="Cambria" w:hAnsi="Cambria" w:cs="Segoe UI Light"/>
            <w:sz w:val="24"/>
            <w:szCs w:val="24"/>
          </w:rPr>
          <w:t>=</w:t>
        </w:r>
      </w:ins>
      <w:ins w:id="622" w:author="Arnold Zhang" w:date="2019-04-21T19:30:00Z">
        <w:r>
          <w:rPr>
            <w:rFonts w:ascii="Cambria" w:hAnsi="Cambria" w:cs="Segoe UI Light"/>
            <w:sz w:val="24"/>
            <w:szCs w:val="24"/>
          </w:rPr>
          <w:t xml:space="preserve"> </w:t>
        </w:r>
      </w:ins>
    </w:p>
    <w:p w14:paraId="158EC672" w14:textId="57CFBA99" w:rsidR="007A5F41" w:rsidDel="00877C8E" w:rsidRDefault="00DE113C" w:rsidP="006B2CCA">
      <w:pPr>
        <w:spacing w:after="0" w:line="240" w:lineRule="auto"/>
        <w:rPr>
          <w:del w:id="623" w:author="Arnold Zhang" w:date="2019-04-21T19:35:00Z"/>
          <w:rFonts w:ascii="Cambria" w:hAnsi="Cambria" w:cs="Segoe UI Light"/>
          <w:sz w:val="24"/>
          <w:szCs w:val="24"/>
        </w:rPr>
      </w:pPr>
      <w:ins w:id="624" w:author="Arnold Zhang" w:date="2019-04-21T19:30:00Z">
        <w:r>
          <w:rPr>
            <w:rFonts w:ascii="Cambria" w:hAnsi="Cambria" w:cs="Segoe UI Light"/>
            <w:sz w:val="24"/>
            <w:szCs w:val="24"/>
          </w:rPr>
          <w:t xml:space="preserve">3.706 * 10^34 </w:t>
        </w:r>
      </w:ins>
      <w:r w:rsidR="0040222E">
        <w:rPr>
          <w:rFonts w:ascii="Cambria" w:hAnsi="Cambria" w:cs="Segoe UI Light"/>
          <w:sz w:val="24"/>
          <w:szCs w:val="24"/>
        </w:rPr>
        <w:t>times more likely to be Malignant</w:t>
      </w:r>
      <w:ins w:id="625" w:author="Arnold Zhang" w:date="2019-04-21T19:30:00Z">
        <w:r>
          <w:rPr>
            <w:rFonts w:ascii="Cambria" w:hAnsi="Cambria" w:cs="Segoe UI Light"/>
            <w:sz w:val="24"/>
            <w:szCs w:val="24"/>
          </w:rPr>
          <w:t xml:space="preserve"> than Benign, and</w:t>
        </w:r>
      </w:ins>
      <w:ins w:id="626" w:author="Arnold Zhang" w:date="2019-04-21T19:35:00Z">
        <w:r w:rsidR="00877C8E">
          <w:rPr>
            <w:rFonts w:ascii="Cambria" w:hAnsi="Cambria" w:cs="Segoe UI Light"/>
            <w:sz w:val="24"/>
            <w:szCs w:val="24"/>
          </w:rPr>
          <w:t xml:space="preserve"> </w:t>
        </w:r>
      </w:ins>
    </w:p>
    <w:p w14:paraId="57367538" w14:textId="77777777" w:rsidR="00877C8E" w:rsidRDefault="0040222E" w:rsidP="006B2CCA">
      <w:pPr>
        <w:spacing w:after="0" w:line="240" w:lineRule="auto"/>
        <w:rPr>
          <w:ins w:id="627" w:author="Arnold Zhang" w:date="2019-04-21T19:35:00Z"/>
          <w:rFonts w:ascii="Cambria" w:hAnsi="Cambria" w:cs="Segoe UI Light"/>
          <w:sz w:val="24"/>
          <w:szCs w:val="24"/>
        </w:rPr>
      </w:pPr>
      <w:del w:id="628" w:author="Arnold Zhang" w:date="2019-04-21T19:31:00Z">
        <w:r w:rsidDel="00DE113C">
          <w:rPr>
            <w:rFonts w:ascii="Cambria" w:hAnsi="Cambria" w:cs="Segoe UI Light"/>
            <w:sz w:val="24"/>
            <w:szCs w:val="24"/>
          </w:rPr>
          <w:delText xml:space="preserve">Vs </w:delText>
        </w:r>
      </w:del>
      <w:ins w:id="629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>the</w:t>
        </w:r>
        <w:r w:rsidR="00DE113C">
          <w:rPr>
            <w:rFonts w:ascii="Cambria" w:hAnsi="Cambria" w:cs="Segoe UI Light"/>
            <w:sz w:val="24"/>
            <w:szCs w:val="24"/>
          </w:rPr>
          <w:t xml:space="preserve"> </w:t>
        </w:r>
      </w:ins>
    </w:p>
    <w:p w14:paraId="4EAF44DD" w14:textId="5F3BC5ED" w:rsidR="0040222E" w:rsidRDefault="0040222E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5 units </w:t>
      </w:r>
      <w:ins w:id="630" w:author="Arnold Zhang" w:date="2019-04-21T19:32:00Z">
        <w:r w:rsidR="00DE113C">
          <w:rPr>
            <w:rFonts w:ascii="Cambria" w:hAnsi="Cambria" w:cs="Segoe UI Light"/>
            <w:sz w:val="24"/>
            <w:szCs w:val="24"/>
          </w:rPr>
          <w:t xml:space="preserve">is </w:t>
        </w:r>
      </w:ins>
      <w:ins w:id="631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>[</w:t>
        </w:r>
      </w:ins>
      <w:r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</w:t>
      </w:r>
      <w:ins w:id="632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>]</w:t>
        </w:r>
      </w:ins>
      <w:ins w:id="633" w:author="Arnold Zhang" w:date="2019-04-21T19:32:00Z">
        <w:r w:rsidR="00DE113C">
          <w:rPr>
            <w:rFonts w:ascii="Cambria" w:hAnsi="Cambria" w:cs="Segoe UI Light"/>
            <w:sz w:val="24"/>
            <w:szCs w:val="24"/>
          </w:rPr>
          <w:t xml:space="preserve"> = </w:t>
        </w:r>
      </w:ins>
      <w:ins w:id="634" w:author="Arnold Zhang" w:date="2019-04-21T19:34:00Z">
        <w:r w:rsidR="00877C8E">
          <w:rPr>
            <w:rFonts w:ascii="Cambria" w:hAnsi="Cambria" w:cs="Segoe UI Light"/>
            <w:sz w:val="24"/>
            <w:szCs w:val="24"/>
          </w:rPr>
          <w:t>6.996 * 10^172</w:t>
        </w:r>
      </w:ins>
      <w:ins w:id="635" w:author="Arnold Zhang" w:date="2019-04-21T19:31:00Z">
        <w:r w:rsidR="00DE113C">
          <w:rPr>
            <w:rFonts w:ascii="Cambria" w:hAnsi="Cambria" w:cs="Segoe UI Light"/>
            <w:sz w:val="24"/>
            <w:szCs w:val="24"/>
          </w:rPr>
          <w:t xml:space="preserve"> </w:t>
        </w:r>
      </w:ins>
      <w:r>
        <w:rPr>
          <w:rFonts w:ascii="Cambria" w:hAnsi="Cambria" w:cs="Segoe UI Light"/>
          <w:sz w:val="24"/>
          <w:szCs w:val="24"/>
        </w:rPr>
        <w:t>times more likely to be Malignant</w:t>
      </w:r>
      <w:ins w:id="636" w:author="Arnold Zhang" w:date="2019-04-21T19:32:00Z">
        <w:r w:rsidR="00DE113C">
          <w:rPr>
            <w:rFonts w:ascii="Cambria" w:hAnsi="Cambria" w:cs="Segoe UI Light"/>
            <w:sz w:val="24"/>
            <w:szCs w:val="24"/>
          </w:rPr>
          <w:t xml:space="preserve"> than Benign.</w:t>
        </w:r>
      </w:ins>
    </w:p>
    <w:p w14:paraId="6416525F" w14:textId="389126F1" w:rsidR="00C618E2" w:rsidDel="00DE113C" w:rsidRDefault="00C618E2" w:rsidP="00C618E2">
      <w:pPr>
        <w:spacing w:after="0" w:line="240" w:lineRule="auto"/>
        <w:rPr>
          <w:del w:id="637" w:author="Arnold Zhang" w:date="2019-04-21T19:32:00Z"/>
          <w:rFonts w:ascii="Cambria" w:hAnsi="Cambria" w:cs="Segoe UI Light"/>
          <w:sz w:val="24"/>
          <w:szCs w:val="24"/>
        </w:rPr>
      </w:pPr>
      <w:del w:id="638" w:author="Arnold Zhang" w:date="2019-04-21T19:32:00Z">
        <w:r w:rsidDel="00DE113C">
          <w:rPr>
            <w:rFonts w:ascii="Cambria" w:hAnsi="Cambria" w:cs="Segoe UI Light"/>
            <w:sz w:val="24"/>
            <w:szCs w:val="24"/>
          </w:rPr>
          <w:delText>holding all other parameters to be constant</w:delText>
        </w:r>
      </w:del>
    </w:p>
    <w:p w14:paraId="37568E6F" w14:textId="4DE1E9A8" w:rsidR="0040222E" w:rsidRDefault="0040222E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700D1D4" w14:textId="77777777" w:rsidR="00DE113C" w:rsidRDefault="00DE113C" w:rsidP="006B2CCA">
      <w:pPr>
        <w:spacing w:after="0" w:line="240" w:lineRule="auto"/>
        <w:rPr>
          <w:ins w:id="639" w:author="Arnold Zhang" w:date="2019-04-21T19:33:00Z"/>
          <w:rFonts w:ascii="Cambria" w:hAnsi="Cambria" w:cs="Segoe UI Light"/>
          <w:sz w:val="24"/>
          <w:szCs w:val="24"/>
        </w:rPr>
      </w:pPr>
      <w:ins w:id="640" w:author="Arnold Zhang" w:date="2019-04-21T19:32:00Z">
        <w:r>
          <w:rPr>
            <w:rFonts w:ascii="Cambria" w:hAnsi="Cambria" w:cs="Segoe UI Light"/>
            <w:sz w:val="24"/>
            <w:szCs w:val="24"/>
          </w:rPr>
          <w:t xml:space="preserve">For </w:t>
        </w:r>
      </w:ins>
      <w:r w:rsidR="0040222E">
        <w:rPr>
          <w:rFonts w:ascii="Cambria" w:hAnsi="Cambria" w:cs="Segoe UI Light"/>
          <w:sz w:val="24"/>
          <w:szCs w:val="24"/>
        </w:rPr>
        <w:t xml:space="preserve">Concave </w:t>
      </w:r>
      <w:r w:rsidR="00C618E2">
        <w:rPr>
          <w:rFonts w:ascii="Cambria" w:hAnsi="Cambria" w:cs="Segoe UI Light"/>
          <w:sz w:val="24"/>
          <w:szCs w:val="24"/>
        </w:rPr>
        <w:t>points</w:t>
      </w:r>
      <w:ins w:id="641" w:author="Arnold Zhang" w:date="2019-04-21T19:32:00Z">
        <w:r>
          <w:rPr>
            <w:rFonts w:ascii="Cambria" w:hAnsi="Cambria" w:cs="Segoe UI Light"/>
            <w:sz w:val="24"/>
            <w:szCs w:val="24"/>
          </w:rPr>
          <w:t>, holding all other parameters constant</w:t>
        </w:r>
        <w:r>
          <w:rPr>
            <w:rFonts w:ascii="Cambria" w:hAnsi="Cambria" w:cs="Segoe UI Light"/>
            <w:sz w:val="24"/>
            <w:szCs w:val="24"/>
          </w:rPr>
          <w:t>,</w:t>
        </w:r>
      </w:ins>
      <w:r w:rsidR="00C618E2">
        <w:rPr>
          <w:rFonts w:ascii="Cambria" w:hAnsi="Cambria" w:cs="Segoe UI Light"/>
          <w:sz w:val="24"/>
          <w:szCs w:val="24"/>
        </w:rPr>
        <w:t xml:space="preserve"> </w:t>
      </w:r>
      <w:ins w:id="642" w:author="Arnold Zhang" w:date="2019-04-21T19:32:00Z">
        <w:r>
          <w:rPr>
            <w:rFonts w:ascii="Cambria" w:hAnsi="Cambria" w:cs="Segoe UI Light"/>
            <w:sz w:val="24"/>
            <w:szCs w:val="24"/>
          </w:rPr>
          <w:t xml:space="preserve">the </w:t>
        </w:r>
      </w:ins>
      <w:r w:rsidR="00C618E2">
        <w:rPr>
          <w:rFonts w:ascii="Cambria" w:hAnsi="Cambria" w:cs="Segoe UI Light"/>
          <w:sz w:val="24"/>
          <w:szCs w:val="24"/>
        </w:rPr>
        <w:t xml:space="preserve">1 unit </w:t>
      </w:r>
      <w:ins w:id="643" w:author="Arnold Zhang" w:date="2019-04-21T19:32:00Z">
        <w:r>
          <w:rPr>
            <w:rFonts w:ascii="Cambria" w:hAnsi="Cambria" w:cs="Segoe UI Light"/>
            <w:sz w:val="24"/>
            <w:szCs w:val="24"/>
          </w:rPr>
          <w:t>is [</w:t>
        </w:r>
      </w:ins>
      <w:r w:rsidR="00C618E2">
        <w:rPr>
          <w:rFonts w:ascii="Cambria" w:hAnsi="Cambria" w:cs="Segoe UI Light"/>
          <w:sz w:val="24"/>
          <w:szCs w:val="24"/>
        </w:rPr>
        <w:t>e</w:t>
      </w:r>
      <w:r w:rsidR="00C618E2"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 w:rsidR="00C618E2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C618E2">
        <w:rPr>
          <w:rFonts w:ascii="Cambria" w:hAnsi="Cambria" w:cs="Segoe UI Light"/>
          <w:sz w:val="24"/>
          <w:szCs w:val="24"/>
        </w:rPr>
        <w:t xml:space="preserve"> </w:t>
      </w:r>
      <w:ins w:id="644" w:author="Arnold Zhang" w:date="2019-04-21T19:32:00Z">
        <w:r>
          <w:rPr>
            <w:rFonts w:ascii="Cambria" w:hAnsi="Cambria" w:cs="Segoe UI Light"/>
            <w:sz w:val="24"/>
            <w:szCs w:val="24"/>
          </w:rPr>
          <w:t>] = 7.158 *10^24</w:t>
        </w:r>
      </w:ins>
      <w:r w:rsidR="00C618E2">
        <w:rPr>
          <w:rFonts w:ascii="Cambria" w:hAnsi="Cambria" w:cs="Segoe UI Light"/>
          <w:sz w:val="24"/>
          <w:szCs w:val="24"/>
        </w:rPr>
        <w:t xml:space="preserve">  times more likely to be Malignant</w:t>
      </w:r>
      <w:ins w:id="645" w:author="Arnold Zhang" w:date="2019-04-21T19:32:00Z">
        <w:r>
          <w:rPr>
            <w:rFonts w:ascii="Cambria" w:hAnsi="Cambria" w:cs="Segoe UI Light"/>
            <w:sz w:val="24"/>
            <w:szCs w:val="24"/>
          </w:rPr>
          <w:t xml:space="preserve"> than Benign, and </w:t>
        </w:r>
      </w:ins>
    </w:p>
    <w:p w14:paraId="79C0E9E7" w14:textId="457E6DA9" w:rsidR="00C618E2" w:rsidDel="00DE113C" w:rsidRDefault="00DE113C" w:rsidP="006B2CCA">
      <w:pPr>
        <w:spacing w:after="0" w:line="240" w:lineRule="auto"/>
        <w:rPr>
          <w:del w:id="646" w:author="Arnold Zhang" w:date="2019-04-21T19:32:00Z"/>
          <w:rFonts w:ascii="Cambria" w:hAnsi="Cambria" w:cs="Segoe UI Light"/>
          <w:sz w:val="24"/>
          <w:szCs w:val="24"/>
        </w:rPr>
      </w:pPr>
      <w:ins w:id="647" w:author="Arnold Zhang" w:date="2019-04-21T19:32:00Z">
        <w:r>
          <w:rPr>
            <w:rFonts w:ascii="Cambria" w:hAnsi="Cambria" w:cs="Segoe UI Light"/>
            <w:sz w:val="24"/>
            <w:szCs w:val="24"/>
          </w:rPr>
          <w:t xml:space="preserve">the </w:t>
        </w:r>
      </w:ins>
    </w:p>
    <w:p w14:paraId="27D8492D" w14:textId="1613BC91" w:rsidR="0040222E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del w:id="648" w:author="Arnold Zhang" w:date="2019-04-21T19:32:00Z">
        <w:r w:rsidDel="00DE113C">
          <w:rPr>
            <w:rFonts w:ascii="Cambria" w:hAnsi="Cambria" w:cs="Segoe UI Light"/>
            <w:sz w:val="24"/>
            <w:szCs w:val="24"/>
          </w:rPr>
          <w:delText xml:space="preserve">Vs </w:delText>
        </w:r>
      </w:del>
      <w:r>
        <w:rPr>
          <w:rFonts w:ascii="Cambria" w:hAnsi="Cambria" w:cs="Segoe UI Light"/>
          <w:sz w:val="24"/>
          <w:szCs w:val="24"/>
        </w:rPr>
        <w:t xml:space="preserve">5 units </w:t>
      </w:r>
      <w:ins w:id="649" w:author="Arnold Zhang" w:date="2019-04-21T19:33:00Z">
        <w:r w:rsidR="00DE113C">
          <w:rPr>
            <w:rFonts w:ascii="Cambria" w:hAnsi="Cambria" w:cs="Segoe UI Light"/>
            <w:sz w:val="24"/>
            <w:szCs w:val="24"/>
          </w:rPr>
          <w:t>[</w:t>
        </w:r>
      </w:ins>
      <w:r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</w:t>
      </w:r>
      <w:ins w:id="650" w:author="Arnold Zhang" w:date="2019-04-21T19:33:00Z">
        <w:r w:rsidR="00DE113C">
          <w:rPr>
            <w:rFonts w:ascii="Cambria" w:hAnsi="Cambria" w:cs="Segoe UI Light"/>
            <w:sz w:val="24"/>
            <w:szCs w:val="24"/>
          </w:rPr>
          <w:t>]</w:t>
        </w:r>
      </w:ins>
      <w:r>
        <w:rPr>
          <w:rFonts w:ascii="Cambria" w:hAnsi="Cambria" w:cs="Segoe UI Light"/>
          <w:sz w:val="24"/>
          <w:szCs w:val="24"/>
        </w:rPr>
        <w:t xml:space="preserve"> </w:t>
      </w:r>
      <w:ins w:id="651" w:author="Arnold Zhang" w:date="2019-04-21T19:33:00Z">
        <w:r w:rsidR="00DE113C">
          <w:rPr>
            <w:rFonts w:ascii="Cambria" w:hAnsi="Cambria" w:cs="Segoe UI Light"/>
            <w:sz w:val="24"/>
            <w:szCs w:val="24"/>
          </w:rPr>
          <w:t xml:space="preserve">= </w:t>
        </w:r>
      </w:ins>
      <w:ins w:id="652" w:author="Arnold Zhang" w:date="2019-04-21T19:34:00Z">
        <w:r w:rsidR="00877C8E">
          <w:rPr>
            <w:rFonts w:ascii="Cambria" w:hAnsi="Cambria" w:cs="Segoe UI Light"/>
            <w:sz w:val="24"/>
            <w:szCs w:val="24"/>
          </w:rPr>
          <w:t xml:space="preserve">1.879 * 10^124 </w:t>
        </w:r>
      </w:ins>
      <w:r>
        <w:rPr>
          <w:rFonts w:ascii="Cambria" w:hAnsi="Cambria" w:cs="Segoe UI Light"/>
          <w:sz w:val="24"/>
          <w:szCs w:val="24"/>
        </w:rPr>
        <w:t>times more likely to be Malignant</w:t>
      </w:r>
      <w:ins w:id="653" w:author="Arnold Zhang" w:date="2019-04-21T19:33:00Z">
        <w:r w:rsidR="00DE113C">
          <w:rPr>
            <w:rFonts w:ascii="Cambria" w:hAnsi="Cambria" w:cs="Segoe UI Light"/>
            <w:sz w:val="24"/>
            <w:szCs w:val="24"/>
          </w:rPr>
          <w:t xml:space="preserve"> than Benign.</w:t>
        </w:r>
      </w:ins>
      <w:del w:id="654" w:author="Arnold Zhang" w:date="2019-04-21T19:33:00Z">
        <w:r w:rsidDel="00DE113C">
          <w:rPr>
            <w:rFonts w:ascii="Cambria" w:hAnsi="Cambria" w:cs="Segoe UI Light"/>
            <w:sz w:val="24"/>
            <w:szCs w:val="24"/>
          </w:rPr>
          <w:delText xml:space="preserve">  </w:delText>
        </w:r>
      </w:del>
    </w:p>
    <w:p w14:paraId="4762EA3E" w14:textId="714D035B" w:rsidR="00C618E2" w:rsidDel="00DE113C" w:rsidRDefault="00C618E2" w:rsidP="00C618E2">
      <w:pPr>
        <w:spacing w:after="0" w:line="240" w:lineRule="auto"/>
        <w:rPr>
          <w:del w:id="655" w:author="Arnold Zhang" w:date="2019-04-21T19:33:00Z"/>
          <w:rFonts w:ascii="Cambria" w:hAnsi="Cambria" w:cs="Segoe UI Light"/>
          <w:sz w:val="24"/>
          <w:szCs w:val="24"/>
        </w:rPr>
      </w:pPr>
      <w:del w:id="656" w:author="Arnold Zhang" w:date="2019-04-21T19:33:00Z">
        <w:r w:rsidDel="00DE113C">
          <w:rPr>
            <w:rFonts w:ascii="Cambria" w:hAnsi="Cambria" w:cs="Segoe UI Light"/>
            <w:sz w:val="24"/>
            <w:szCs w:val="24"/>
          </w:rPr>
          <w:delText>holding all other parameters to be constant</w:delText>
        </w:r>
      </w:del>
    </w:p>
    <w:p w14:paraId="638DBF1B" w14:textId="77777777" w:rsidR="00C618E2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380BAE2" w14:textId="77777777" w:rsidR="00C618E2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1D88F8D" w14:textId="24EE128B" w:rsidR="00DE113C" w:rsidRDefault="0040222E" w:rsidP="00DE113C">
      <w:pPr>
        <w:pStyle w:val="Heading2"/>
        <w:rPr>
          <w:ins w:id="657" w:author="Arnold Zhang" w:date="2019-04-21T19:28:00Z"/>
        </w:rPr>
      </w:pPr>
      <w:del w:id="658" w:author="Arnold Zhang" w:date="2019-04-21T19:28:00Z">
        <w:r w:rsidDel="00DE113C">
          <w:rPr>
            <w:rFonts w:ascii="Cambria" w:hAnsi="Cambria" w:cs="Segoe UI Light"/>
            <w:sz w:val="24"/>
            <w:szCs w:val="24"/>
          </w:rPr>
          <w:delText xml:space="preserve">  </w:delText>
        </w:r>
      </w:del>
      <w:bookmarkStart w:id="659" w:name="_Toc6769034"/>
      <w:ins w:id="660" w:author="Arnold Zhang" w:date="2019-04-21T19:29:00Z">
        <w:r w:rsidR="00DE113C">
          <w:t>Conclusion:</w:t>
        </w:r>
      </w:ins>
      <w:bookmarkEnd w:id="659"/>
    </w:p>
    <w:p w14:paraId="6B0B85FB" w14:textId="4FE9481F" w:rsidR="0040222E" w:rsidRPr="0040222E" w:rsidRDefault="0040222E" w:rsidP="006B2CCA">
      <w:pPr>
        <w:spacing w:after="0" w:line="240" w:lineRule="auto"/>
        <w:rPr>
          <w:ins w:id="661" w:author="Arnold Zhang" w:date="2019-04-20T14:37:00Z"/>
          <w:rFonts w:ascii="Cambria" w:hAnsi="Cambria" w:cs="Segoe UI Light"/>
          <w:sz w:val="24"/>
          <w:szCs w:val="24"/>
        </w:rPr>
      </w:pPr>
    </w:p>
    <w:p w14:paraId="7B96466E" w14:textId="0B66AA8C" w:rsidR="00DE113C" w:rsidRDefault="00E2764D" w:rsidP="00DE113C">
      <w:pPr>
        <w:spacing w:after="0" w:line="240" w:lineRule="auto"/>
        <w:rPr>
          <w:ins w:id="662" w:author="Arnold Zhang" w:date="2019-04-21T19:30:00Z"/>
          <w:rFonts w:ascii="Cambria" w:hAnsi="Cambria" w:cs="Segoe UI Light"/>
          <w:sz w:val="24"/>
          <w:szCs w:val="24"/>
        </w:rPr>
      </w:pPr>
      <w:ins w:id="663" w:author="Arnold Zhang" w:date="2019-04-21T19:51:00Z">
        <w:r>
          <w:rPr>
            <w:rFonts w:ascii="Cambria" w:hAnsi="Cambria" w:cs="Segoe UI Light"/>
            <w:sz w:val="24"/>
            <w:szCs w:val="24"/>
          </w:rPr>
          <w:t>Model-building and effectiveness depends highly upon the particular area</w:t>
        </w:r>
      </w:ins>
      <w:ins w:id="664" w:author="Arnold Zhang" w:date="2019-04-21T19:55:00Z">
        <w:r>
          <w:rPr>
            <w:rFonts w:ascii="Cambria" w:hAnsi="Cambria" w:cs="Segoe UI Light"/>
            <w:sz w:val="24"/>
            <w:szCs w:val="24"/>
          </w:rPr>
          <w:t xml:space="preserve">, </w:t>
        </w:r>
      </w:ins>
      <w:ins w:id="665" w:author="Arnold Zhang" w:date="2019-04-21T19:52:00Z">
        <w:r>
          <w:rPr>
            <w:rFonts w:ascii="Cambria" w:hAnsi="Cambria" w:cs="Segoe UI Light"/>
            <w:sz w:val="24"/>
            <w:szCs w:val="24"/>
          </w:rPr>
          <w:t xml:space="preserve">scope </w:t>
        </w:r>
      </w:ins>
      <w:ins w:id="666" w:author="Arnold Zhang" w:date="2019-04-21T19:51:00Z">
        <w:r>
          <w:rPr>
            <w:rFonts w:ascii="Cambria" w:hAnsi="Cambria" w:cs="Segoe UI Light"/>
            <w:sz w:val="24"/>
            <w:szCs w:val="24"/>
          </w:rPr>
          <w:t>of study</w:t>
        </w:r>
      </w:ins>
      <w:ins w:id="667" w:author="Arnold Zhang" w:date="2019-04-21T19:55:00Z">
        <w:r>
          <w:rPr>
            <w:rFonts w:ascii="Cambria" w:hAnsi="Cambria" w:cs="Segoe UI Light"/>
            <w:sz w:val="24"/>
            <w:szCs w:val="24"/>
          </w:rPr>
          <w:t>, and the nature of data available.</w:t>
        </w:r>
      </w:ins>
      <w:ins w:id="668" w:author="Arnold Zhang" w:date="2019-04-21T19:52:00Z">
        <w:r>
          <w:rPr>
            <w:rFonts w:ascii="Cambria" w:hAnsi="Cambria" w:cs="Segoe UI Light"/>
            <w:sz w:val="24"/>
            <w:szCs w:val="24"/>
          </w:rPr>
          <w:t xml:space="preserve">  Different models will vary in applicability and desirability of metrics, especially in the overall interpretability and predictive ability.</w:t>
        </w:r>
      </w:ins>
      <w:ins w:id="669" w:author="Arnold Zhang" w:date="2019-04-21T19:53:00Z">
        <w:r>
          <w:rPr>
            <w:rFonts w:ascii="Cambria" w:hAnsi="Cambria" w:cs="Segoe UI Light"/>
            <w:sz w:val="24"/>
            <w:szCs w:val="24"/>
          </w:rPr>
          <w:t xml:space="preserve"> </w:t>
        </w:r>
      </w:ins>
      <w:ins w:id="670" w:author="Arnold Zhang" w:date="2019-04-21T19:51:00Z">
        <w:r>
          <w:rPr>
            <w:rFonts w:ascii="Cambria" w:hAnsi="Cambria" w:cs="Segoe UI Light"/>
            <w:sz w:val="24"/>
            <w:szCs w:val="24"/>
          </w:rPr>
          <w:t xml:space="preserve"> </w:t>
        </w:r>
      </w:ins>
      <w:ins w:id="671" w:author="Arnold Zhang" w:date="2019-04-21T19:53:00Z">
        <w:r>
          <w:rPr>
            <w:rFonts w:ascii="Cambria" w:hAnsi="Cambria" w:cs="Segoe UI Light"/>
            <w:sz w:val="24"/>
            <w:szCs w:val="24"/>
          </w:rPr>
          <w:t xml:space="preserve">In this case, the AIC metric is improved, going from a full to a reduced logistic model. </w:t>
        </w:r>
      </w:ins>
      <w:ins w:id="672" w:author="Arnold Zhang" w:date="2019-04-21T19:54:00Z">
        <w:r>
          <w:rPr>
            <w:rFonts w:ascii="Cambria" w:hAnsi="Cambria" w:cs="Segoe UI Light"/>
            <w:sz w:val="24"/>
            <w:szCs w:val="24"/>
          </w:rPr>
          <w:t xml:space="preserve"> The AIC is further improved with a LASSO, and is best when applying stepwise selection. </w:t>
        </w:r>
      </w:ins>
    </w:p>
    <w:p w14:paraId="45473FAE" w14:textId="77777777" w:rsidR="00DE113C" w:rsidRDefault="00DE113C">
      <w:pPr>
        <w:rPr>
          <w:ins w:id="673" w:author="Arnold Zhang" w:date="2019-04-21T19:29:00Z"/>
          <w:rFonts w:ascii="Cambria" w:hAnsi="Cambria" w:cs="Segoe UI Light"/>
          <w:sz w:val="24"/>
          <w:szCs w:val="24"/>
        </w:rPr>
      </w:pPr>
    </w:p>
    <w:p w14:paraId="371CCA5C" w14:textId="3EEDD669" w:rsidR="00DE113C" w:rsidRPr="00DE113C" w:rsidRDefault="009705BD">
      <w:pPr>
        <w:rPr>
          <w:ins w:id="674" w:author="Arnold Zhang" w:date="2019-04-21T18:50:00Z"/>
          <w:rPrChange w:id="675" w:author="Arnold Zhang" w:date="2019-04-21T19:29:00Z">
            <w:rPr>
              <w:ins w:id="676" w:author="Arnold Zhang" w:date="2019-04-21T18:50:00Z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rPrChange>
        </w:rPr>
      </w:pPr>
      <w:ins w:id="677" w:author="Arnold Zhang" w:date="2019-04-21T18:50:00Z">
        <w:r>
          <w:br w:type="page"/>
        </w:r>
      </w:ins>
    </w:p>
    <w:p w14:paraId="56AE7C9A" w14:textId="4E69A210" w:rsidR="008531B5" w:rsidRDefault="008531B5" w:rsidP="008531B5">
      <w:pPr>
        <w:pStyle w:val="Heading1"/>
      </w:pPr>
      <w:bookmarkStart w:id="678" w:name="_Toc6769035"/>
      <w:r>
        <w:lastRenderedPageBreak/>
        <w:t>Objective 2 – Model Creation</w:t>
      </w:r>
      <w:ins w:id="679" w:author="Otsap, Jeremy" w:date="2019-04-20T14:08:00Z">
        <w:r w:rsidR="00327F0B">
          <w:t xml:space="preserve"> &amp; Comparison</w:t>
        </w:r>
      </w:ins>
      <w:bookmarkEnd w:id="678"/>
    </w:p>
    <w:p w14:paraId="7EEF016C" w14:textId="77777777" w:rsidR="008531B5" w:rsidRPr="009705BD" w:rsidRDefault="008531B5" w:rsidP="009705BD">
      <w:pPr>
        <w:spacing w:after="40"/>
        <w:rPr>
          <w:sz w:val="20"/>
          <w:szCs w:val="20"/>
          <w:rPrChange w:id="680" w:author="Arnold Zhang" w:date="2019-04-21T18:50:00Z">
            <w:rPr/>
          </w:rPrChange>
        </w:rPr>
        <w:pPrChange w:id="681" w:author="Arnold Zhang" w:date="2019-04-21T18:51:00Z">
          <w:pPr/>
        </w:pPrChange>
      </w:pPr>
    </w:p>
    <w:p w14:paraId="32169880" w14:textId="77777777" w:rsidR="008531B5" w:rsidRPr="008720ED" w:rsidRDefault="008531B5" w:rsidP="009705BD">
      <w:pPr>
        <w:spacing w:after="120"/>
        <w:rPr>
          <w:rFonts w:ascii="Cambria" w:hAnsi="Cambria"/>
          <w:sz w:val="24"/>
          <w:szCs w:val="24"/>
          <w:rPrChange w:id="682" w:author="Arnold Zhang" w:date="2019-04-21T18:43:00Z">
            <w:rPr/>
          </w:rPrChange>
        </w:rPr>
        <w:pPrChange w:id="683" w:author="Arnold Zhang" w:date="2019-04-21T18:52:00Z">
          <w:pPr/>
        </w:pPrChange>
      </w:pPr>
      <w:r w:rsidRPr="008720ED">
        <w:rPr>
          <w:rFonts w:ascii="Cambria" w:hAnsi="Cambria"/>
          <w:sz w:val="24"/>
          <w:szCs w:val="24"/>
          <w:rPrChange w:id="684" w:author="Arnold Zhang" w:date="2019-04-21T18:43:00Z">
            <w:rPr/>
          </w:rPrChange>
        </w:rPr>
        <w:t>We have selected 5-fold cross-validation for the models, given the relatively small sample size of the dataset. Also, from page 184 of book “An Introduction to Statistical Learning, 2013”.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9864"/>
      </w:tblGrid>
      <w:tr w:rsidR="008531B5" w:rsidRPr="00F47F00" w14:paraId="21101936" w14:textId="77777777" w:rsidTr="005B1D27">
        <w:tc>
          <w:tcPr>
            <w:tcW w:w="10160" w:type="dxa"/>
            <w:shd w:val="clear" w:color="auto" w:fill="8EAADB" w:themeFill="accent1" w:themeFillTint="99"/>
          </w:tcPr>
          <w:p w14:paraId="27E5418A" w14:textId="77777777" w:rsidR="008531B5" w:rsidRPr="00F47F00" w:rsidRDefault="008531B5" w:rsidP="005B1D27">
            <w:pPr>
              <w:rPr>
                <w:i/>
              </w:rPr>
            </w:pPr>
            <w:r w:rsidRPr="00F47F00">
              <w:rPr>
                <w:i/>
              </w:rPr>
              <w:t>To summarize, there is a bias-variance trade-off associated with the choice of k in k-fold cross-validation. Typically, given these considerations, one performs k-fold cross-validation using k = 5 or k = 10, as these values have been shown empirically to yield test error rate estimates that suffer neither from excessively high bias nor from very high variance.</w:t>
            </w:r>
          </w:p>
        </w:tc>
      </w:tr>
    </w:tbl>
    <w:p w14:paraId="01A3EA70" w14:textId="77777777" w:rsidR="008531B5" w:rsidDel="007A5F41" w:rsidRDefault="008531B5" w:rsidP="008531B5">
      <w:pPr>
        <w:spacing w:after="0" w:line="240" w:lineRule="auto"/>
        <w:rPr>
          <w:del w:id="685" w:author="Arnold Zhang" w:date="2019-04-20T14:37:00Z"/>
          <w:rFonts w:ascii="Cambria" w:hAnsi="Cambria" w:cs="Segoe UI Light"/>
          <w:sz w:val="24"/>
          <w:szCs w:val="24"/>
        </w:rPr>
      </w:pPr>
    </w:p>
    <w:p w14:paraId="0865788C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CE4CA2" w14:textId="77777777" w:rsidR="008531B5" w:rsidRDefault="008531B5" w:rsidP="008531B5">
      <w:pPr>
        <w:pStyle w:val="Heading2"/>
      </w:pPr>
      <w:bookmarkStart w:id="686" w:name="_Toc6769036"/>
      <w:r>
        <w:t>Logistic Regression:</w:t>
      </w:r>
      <w:bookmarkEnd w:id="686"/>
    </w:p>
    <w:p w14:paraId="005EA38E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t>From the confusion matrix</w:t>
      </w:r>
      <w:r>
        <w:rPr>
          <w:rFonts w:ascii="Cambria" w:hAnsi="Cambria" w:cs="Segoe UI Light"/>
          <w:sz w:val="24"/>
          <w:szCs w:val="24"/>
        </w:rPr>
        <w:t xml:space="preserve"> and model metrics</w:t>
      </w:r>
      <w:r w:rsidRPr="00BE3238">
        <w:rPr>
          <w:rFonts w:ascii="Cambria" w:hAnsi="Cambria" w:cs="Segoe UI Light"/>
          <w:sz w:val="24"/>
          <w:szCs w:val="24"/>
        </w:rPr>
        <w:t>, it can be observed that the logistic regression model has a prediction accuracy of</w:t>
      </w:r>
      <w:r>
        <w:rPr>
          <w:rFonts w:ascii="Cambria" w:hAnsi="Cambria" w:cs="Segoe UI Light"/>
          <w:sz w:val="24"/>
          <w:szCs w:val="24"/>
        </w:rPr>
        <w:t xml:space="preserve"> 92.6%, recall of 90.5%, and F-Score of 90.14%.</w:t>
      </w:r>
    </w:p>
    <w:p w14:paraId="49B53F66" w14:textId="77777777" w:rsidR="008531B5" w:rsidRDefault="008531B5" w:rsidP="009705BD">
      <w:pPr>
        <w:spacing w:after="0" w:line="240" w:lineRule="auto"/>
        <w:ind w:right="-162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4F79AA0" wp14:editId="7523EE59">
            <wp:extent cx="1812510" cy="190447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9038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del w:id="687" w:author="Arnold Zhang" w:date="2019-04-21T18:52:00Z">
        <w:r w:rsidRPr="00BE3238" w:rsidDel="009705BD">
          <w:rPr>
            <w:noProof/>
          </w:rPr>
          <w:delText xml:space="preserve"> </w:delText>
        </w:r>
      </w:del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58322FC" wp14:editId="1C3EEEFE">
            <wp:extent cx="4264100" cy="4381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A77" w14:textId="76FD4C78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Figure </w:t>
      </w:r>
      <w:ins w:id="688" w:author="Arnold Zhang" w:date="2019-04-21T18:40:00Z">
        <w:r w:rsidR="008720ED">
          <w:rPr>
            <w:rFonts w:ascii="Cambria" w:hAnsi="Cambria" w:cs="Segoe UI Light"/>
            <w:sz w:val="24"/>
            <w:szCs w:val="24"/>
          </w:rPr>
          <w:t>B-1</w:t>
        </w:r>
      </w:ins>
      <w:del w:id="689" w:author="Arnold Zhang" w:date="2019-04-21T18:40:00Z">
        <w:r w:rsidDel="008720ED">
          <w:rPr>
            <w:rFonts w:ascii="Cambria" w:hAnsi="Cambria" w:cs="Segoe UI Light"/>
            <w:sz w:val="24"/>
            <w:szCs w:val="24"/>
          </w:rPr>
          <w:delText>10</w:delText>
        </w:r>
      </w:del>
      <w:r>
        <w:rPr>
          <w:rFonts w:ascii="Cambria" w:hAnsi="Cambria" w:cs="Segoe UI Light"/>
          <w:sz w:val="24"/>
          <w:szCs w:val="24"/>
        </w:rPr>
        <w:t>: Logistic Regression</w:t>
      </w:r>
    </w:p>
    <w:p w14:paraId="51F45A5C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63B612D" w14:textId="77777777" w:rsidR="008531B5" w:rsidRDefault="008531B5" w:rsidP="008531B5">
      <w:pPr>
        <w:pStyle w:val="Heading2"/>
      </w:pPr>
      <w:bookmarkStart w:id="690" w:name="_Toc6769037"/>
      <w:r w:rsidRPr="00B76437">
        <w:t>k-Nearest Neighbours:</w:t>
      </w:r>
      <w:bookmarkEnd w:id="690"/>
    </w:p>
    <w:p w14:paraId="4F0BC873" w14:textId="77777777" w:rsidR="008531B5" w:rsidRPr="005E486E" w:rsidRDefault="008531B5" w:rsidP="008531B5">
      <w:pPr>
        <w:rPr>
          <w:rFonts w:ascii="Cambria" w:hAnsi="Cambria"/>
          <w:sz w:val="24"/>
          <w:szCs w:val="24"/>
          <w:rPrChange w:id="691" w:author="Arnold Zhang" w:date="2019-04-21T18:43:00Z">
            <w:rPr/>
          </w:rPrChange>
        </w:rPr>
      </w:pPr>
      <w:r w:rsidRPr="005E486E">
        <w:rPr>
          <w:rFonts w:ascii="Cambria" w:hAnsi="Cambria"/>
          <w:sz w:val="24"/>
          <w:szCs w:val="24"/>
          <w:rPrChange w:id="692" w:author="Arnold Zhang" w:date="2019-04-21T18:43:00Z">
            <w:rPr/>
          </w:rPrChange>
        </w:rPr>
        <w:t>From the confusion matrix and model metrics, it can be observed that the kNN model has a prediction accuracy of 97.3%, recall of 93.86%, and F-score of 96.36%.</w:t>
      </w:r>
    </w:p>
    <w:p w14:paraId="1215BA19" w14:textId="77777777" w:rsidR="008531B5" w:rsidRDefault="008531B5" w:rsidP="008531B5">
      <w:pPr>
        <w:rPr>
          <w:noProof/>
        </w:rPr>
      </w:pPr>
      <w:r w:rsidRPr="00B76437">
        <w:rPr>
          <w:noProof/>
          <w:lang w:eastAsia="zh-CN"/>
        </w:rPr>
        <w:drawing>
          <wp:inline distT="0" distB="0" distL="0" distR="0" wp14:anchorId="304CD49D" wp14:editId="0E8561CF">
            <wp:extent cx="1828800" cy="20400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2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37">
        <w:rPr>
          <w:noProof/>
        </w:rPr>
        <w:t xml:space="preserve"> </w:t>
      </w:r>
      <w:r w:rsidRPr="00B76437">
        <w:rPr>
          <w:noProof/>
          <w:lang w:eastAsia="zh-CN"/>
        </w:rPr>
        <w:drawing>
          <wp:inline distT="0" distB="0" distL="0" distR="0" wp14:anchorId="2E05F35B" wp14:editId="3555A388">
            <wp:extent cx="4230547" cy="563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7203" cy="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0E26" w14:textId="6E6B9279" w:rsidR="008531B5" w:rsidRPr="005E486E" w:rsidRDefault="008531B5" w:rsidP="008531B5">
      <w:pPr>
        <w:rPr>
          <w:rFonts w:ascii="Cambria" w:hAnsi="Cambria"/>
          <w:sz w:val="24"/>
          <w:szCs w:val="24"/>
          <w:rPrChange w:id="693" w:author="Arnold Zhang" w:date="2019-04-21T18:44:00Z">
            <w:rPr/>
          </w:rPrChange>
        </w:rPr>
      </w:pPr>
      <w:r w:rsidRPr="005E486E">
        <w:rPr>
          <w:rFonts w:ascii="Cambria" w:hAnsi="Cambria"/>
          <w:noProof/>
          <w:sz w:val="24"/>
          <w:szCs w:val="24"/>
          <w:rPrChange w:id="694" w:author="Arnold Zhang" w:date="2019-04-21T18:44:00Z">
            <w:rPr>
              <w:noProof/>
            </w:rPr>
          </w:rPrChange>
        </w:rPr>
        <w:t xml:space="preserve">Figure </w:t>
      </w:r>
      <w:ins w:id="695" w:author="Arnold Zhang" w:date="2019-04-21T18:40:00Z">
        <w:r w:rsidR="008720ED" w:rsidRPr="005E486E">
          <w:rPr>
            <w:rFonts w:ascii="Cambria" w:hAnsi="Cambria"/>
            <w:noProof/>
            <w:sz w:val="24"/>
            <w:szCs w:val="24"/>
            <w:rPrChange w:id="696" w:author="Arnold Zhang" w:date="2019-04-21T18:44:00Z">
              <w:rPr>
                <w:noProof/>
              </w:rPr>
            </w:rPrChange>
          </w:rPr>
          <w:t>B-2</w:t>
        </w:r>
      </w:ins>
      <w:del w:id="697" w:author="Arnold Zhang" w:date="2019-04-21T18:40:00Z">
        <w:r w:rsidRPr="005E486E" w:rsidDel="008720ED">
          <w:rPr>
            <w:rFonts w:ascii="Cambria" w:hAnsi="Cambria"/>
            <w:noProof/>
            <w:sz w:val="24"/>
            <w:szCs w:val="24"/>
            <w:rPrChange w:id="698" w:author="Arnold Zhang" w:date="2019-04-21T18:44:00Z">
              <w:rPr>
                <w:noProof/>
              </w:rPr>
            </w:rPrChange>
          </w:rPr>
          <w:delText>11</w:delText>
        </w:r>
      </w:del>
      <w:r w:rsidRPr="005E486E">
        <w:rPr>
          <w:rFonts w:ascii="Cambria" w:hAnsi="Cambria"/>
          <w:noProof/>
          <w:sz w:val="24"/>
          <w:szCs w:val="24"/>
          <w:rPrChange w:id="699" w:author="Arnold Zhang" w:date="2019-04-21T18:44:00Z">
            <w:rPr>
              <w:noProof/>
            </w:rPr>
          </w:rPrChange>
        </w:rPr>
        <w:t>: kNN</w:t>
      </w:r>
    </w:p>
    <w:p w14:paraId="65D8A311" w14:textId="77777777" w:rsidR="008531B5" w:rsidRDefault="008531B5" w:rsidP="008531B5">
      <w:pPr>
        <w:pStyle w:val="Heading2"/>
      </w:pPr>
      <w:bookmarkStart w:id="700" w:name="_Toc6769038"/>
      <w:r w:rsidRPr="00B76437">
        <w:lastRenderedPageBreak/>
        <w:t>Random Forest:</w:t>
      </w:r>
      <w:bookmarkEnd w:id="700"/>
    </w:p>
    <w:p w14:paraId="42F4A628" w14:textId="77777777" w:rsidR="008531B5" w:rsidRPr="005E486E" w:rsidRDefault="008531B5" w:rsidP="008531B5">
      <w:pPr>
        <w:rPr>
          <w:rFonts w:ascii="Cambria" w:hAnsi="Cambria"/>
          <w:sz w:val="24"/>
          <w:szCs w:val="24"/>
          <w:rPrChange w:id="701" w:author="Arnold Zhang" w:date="2019-04-21T18:44:00Z">
            <w:rPr/>
          </w:rPrChange>
        </w:rPr>
      </w:pPr>
      <w:r w:rsidRPr="005E486E">
        <w:rPr>
          <w:rFonts w:ascii="Cambria" w:hAnsi="Cambria"/>
          <w:sz w:val="24"/>
          <w:szCs w:val="24"/>
          <w:rPrChange w:id="702" w:author="Arnold Zhang" w:date="2019-04-21T18:44:00Z">
            <w:rPr/>
          </w:rPrChange>
        </w:rPr>
        <w:t>From the confusion matrix and model metrics, it can be observed that the Random Forest model has a prediction accuracy of 94.9%, recall of 91.03%, and F-score of 93.01%.</w:t>
      </w:r>
    </w:p>
    <w:p w14:paraId="3E97245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16F5819" wp14:editId="179379B2">
            <wp:extent cx="1626243" cy="179734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18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0FB06780" wp14:editId="7D7F5810">
            <wp:extent cx="4577787" cy="5532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7389" cy="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FAD" w14:textId="1F0CF9E3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del w:id="703" w:author="Arnold Zhang" w:date="2019-04-21T18:41:00Z">
        <w:r w:rsidDel="008720ED">
          <w:rPr>
            <w:rFonts w:ascii="Cambria" w:hAnsi="Cambria" w:cs="Segoe UI Light"/>
            <w:sz w:val="24"/>
            <w:szCs w:val="24"/>
          </w:rPr>
          <w:delText>Figure 12</w:delText>
        </w:r>
      </w:del>
      <w:ins w:id="704" w:author="Arnold Zhang" w:date="2019-04-21T18:41:00Z">
        <w:r w:rsidR="008720ED">
          <w:rPr>
            <w:rFonts w:ascii="Cambria" w:hAnsi="Cambria" w:cs="Segoe UI Light"/>
            <w:sz w:val="24"/>
            <w:szCs w:val="24"/>
          </w:rPr>
          <w:t>Figure B-3</w:t>
        </w:r>
      </w:ins>
      <w:r>
        <w:rPr>
          <w:rFonts w:ascii="Cambria" w:hAnsi="Cambria" w:cs="Segoe UI Light"/>
          <w:sz w:val="24"/>
          <w:szCs w:val="24"/>
        </w:rPr>
        <w:t>: Random Forest</w:t>
      </w:r>
    </w:p>
    <w:p w14:paraId="6C49A56A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05BBDFB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A94245E" w14:textId="77777777" w:rsidR="008531B5" w:rsidRDefault="008531B5" w:rsidP="008531B5">
      <w:pPr>
        <w:spacing w:after="0" w:line="240" w:lineRule="auto"/>
        <w:rPr>
          <w:noProof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962515B" wp14:editId="6BD7C6FB">
            <wp:extent cx="1770927" cy="128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1204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4FF96A7E" wp14:editId="2E773F6A">
            <wp:extent cx="1741990" cy="1259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12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2FC87E9B" wp14:editId="39ADC385">
            <wp:extent cx="1707266" cy="12088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4336" cy="1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5A329C88" wp14:editId="62ABF7BA">
            <wp:extent cx="1770380" cy="12269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2547" cy="12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7A4B911B" wp14:editId="400AA049">
            <wp:extent cx="1776714" cy="1290345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0678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059" w14:textId="4FDB340F" w:rsidR="008531B5" w:rsidRPr="005E486E" w:rsidRDefault="008531B5" w:rsidP="008531B5">
      <w:pPr>
        <w:spacing w:after="0" w:line="240" w:lineRule="auto"/>
        <w:rPr>
          <w:rFonts w:ascii="Cambria" w:hAnsi="Cambria"/>
          <w:noProof/>
          <w:sz w:val="24"/>
          <w:szCs w:val="24"/>
          <w:rPrChange w:id="705" w:author="Arnold Zhang" w:date="2019-04-21T18:44:00Z">
            <w:rPr>
              <w:noProof/>
            </w:rPr>
          </w:rPrChange>
        </w:rPr>
      </w:pPr>
      <w:r w:rsidRPr="005E486E">
        <w:rPr>
          <w:rFonts w:ascii="Cambria" w:hAnsi="Cambria"/>
          <w:noProof/>
          <w:sz w:val="24"/>
          <w:szCs w:val="24"/>
          <w:rPrChange w:id="706" w:author="Arnold Zhang" w:date="2019-04-21T18:44:00Z">
            <w:rPr>
              <w:noProof/>
            </w:rPr>
          </w:rPrChange>
        </w:rPr>
        <w:t>Figure</w:t>
      </w:r>
      <w:ins w:id="707" w:author="Arnold Zhang" w:date="2019-04-21T18:41:00Z">
        <w:r w:rsidR="008720ED" w:rsidRPr="005E486E">
          <w:rPr>
            <w:rFonts w:ascii="Cambria" w:hAnsi="Cambria"/>
            <w:noProof/>
            <w:sz w:val="24"/>
            <w:szCs w:val="24"/>
            <w:rPrChange w:id="708" w:author="Arnold Zhang" w:date="2019-04-21T18:44:00Z">
              <w:rPr>
                <w:noProof/>
              </w:rPr>
            </w:rPrChange>
          </w:rPr>
          <w:t>s B-4</w:t>
        </w:r>
      </w:ins>
      <w:del w:id="709" w:author="Arnold Zhang" w:date="2019-04-21T18:41:00Z">
        <w:r w:rsidRPr="005E486E" w:rsidDel="008720ED">
          <w:rPr>
            <w:rFonts w:ascii="Cambria" w:hAnsi="Cambria"/>
            <w:noProof/>
            <w:sz w:val="24"/>
            <w:szCs w:val="24"/>
            <w:rPrChange w:id="710" w:author="Arnold Zhang" w:date="2019-04-21T18:44:00Z">
              <w:rPr>
                <w:noProof/>
              </w:rPr>
            </w:rPrChange>
          </w:rPr>
          <w:delText xml:space="preserve"> 13</w:delText>
        </w:r>
      </w:del>
      <w:r w:rsidRPr="005E486E">
        <w:rPr>
          <w:rFonts w:ascii="Cambria" w:hAnsi="Cambria"/>
          <w:noProof/>
          <w:sz w:val="24"/>
          <w:szCs w:val="24"/>
          <w:rPrChange w:id="711" w:author="Arnold Zhang" w:date="2019-04-21T18:44:00Z">
            <w:rPr>
              <w:noProof/>
            </w:rPr>
          </w:rPrChange>
        </w:rPr>
        <w:t>: Model performance metrics</w:t>
      </w:r>
    </w:p>
    <w:p w14:paraId="2E341D3F" w14:textId="77777777" w:rsidR="008531B5" w:rsidRDefault="008531B5" w:rsidP="008531B5">
      <w:pPr>
        <w:spacing w:after="0" w:line="240" w:lineRule="auto"/>
        <w:rPr>
          <w:noProof/>
        </w:rPr>
      </w:pPr>
    </w:p>
    <w:p w14:paraId="2052B77B" w14:textId="77777777" w:rsidR="008531B5" w:rsidRPr="009705BD" w:rsidRDefault="008531B5" w:rsidP="008531B5">
      <w:pPr>
        <w:pStyle w:val="Heading2"/>
        <w:rPr>
          <w:noProof/>
          <w:sz w:val="32"/>
          <w:szCs w:val="32"/>
          <w:rPrChange w:id="712" w:author="Arnold Zhang" w:date="2019-04-21T18:53:00Z">
            <w:rPr>
              <w:noProof/>
            </w:rPr>
          </w:rPrChange>
        </w:rPr>
      </w:pPr>
      <w:bookmarkStart w:id="713" w:name="_Toc6769039"/>
      <w:r w:rsidRPr="009705BD">
        <w:rPr>
          <w:noProof/>
          <w:sz w:val="32"/>
          <w:szCs w:val="32"/>
          <w:rPrChange w:id="714" w:author="Arnold Zhang" w:date="2019-04-21T18:53:00Z">
            <w:rPr>
              <w:noProof/>
            </w:rPr>
          </w:rPrChange>
        </w:rPr>
        <w:t>Results:</w:t>
      </w:r>
      <w:bookmarkEnd w:id="713"/>
    </w:p>
    <w:p w14:paraId="2055A900" w14:textId="7042433A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261D8">
        <w:rPr>
          <w:rFonts w:ascii="Cambria" w:hAnsi="Cambria" w:cs="Segoe UI Light"/>
          <w:sz w:val="24"/>
          <w:szCs w:val="24"/>
        </w:rPr>
        <w:t xml:space="preserve">As discussed in </w:t>
      </w:r>
      <w:ins w:id="715" w:author="Arnold Zhang" w:date="2019-04-19T18:42:00Z">
        <w:r>
          <w:rPr>
            <w:rFonts w:ascii="Cambria" w:hAnsi="Cambria" w:cs="Segoe UI Light"/>
            <w:sz w:val="24"/>
            <w:szCs w:val="24"/>
          </w:rPr>
          <w:t>O</w:t>
        </w:r>
      </w:ins>
      <w:del w:id="716" w:author="Arnold Zhang" w:date="2019-04-19T18:42:00Z">
        <w:r w:rsidRPr="006261D8" w:rsidDel="008531B5">
          <w:rPr>
            <w:rFonts w:ascii="Cambria" w:hAnsi="Cambria" w:cs="Segoe UI Light"/>
            <w:sz w:val="24"/>
            <w:szCs w:val="24"/>
          </w:rPr>
          <w:delText>o</w:delText>
        </w:r>
      </w:del>
      <w:r w:rsidRPr="006261D8">
        <w:rPr>
          <w:rFonts w:ascii="Cambria" w:hAnsi="Cambria" w:cs="Segoe UI Light"/>
          <w:sz w:val="24"/>
          <w:szCs w:val="24"/>
        </w:rPr>
        <w:t>bjective 1, the explained variance percentage plot</w:t>
      </w:r>
      <w:r>
        <w:rPr>
          <w:rFonts w:ascii="Cambria" w:hAnsi="Cambria" w:cs="Segoe UI Light"/>
          <w:sz w:val="24"/>
          <w:szCs w:val="24"/>
        </w:rPr>
        <w:t xml:space="preserve"> (</w:t>
      </w:r>
      <w:ins w:id="717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F</w:t>
        </w:r>
      </w:ins>
      <w:del w:id="718" w:author="Arnold Zhang" w:date="2019-04-19T18:43:00Z">
        <w:r w:rsidDel="00C65BA0">
          <w:rPr>
            <w:rFonts w:ascii="Cambria" w:hAnsi="Cambria" w:cs="Segoe UI Light"/>
            <w:sz w:val="24"/>
            <w:szCs w:val="24"/>
          </w:rPr>
          <w:delText>f</w:delText>
        </w:r>
      </w:del>
      <w:r>
        <w:rPr>
          <w:rFonts w:ascii="Cambria" w:hAnsi="Cambria" w:cs="Segoe UI Light"/>
          <w:sz w:val="24"/>
          <w:szCs w:val="24"/>
        </w:rPr>
        <w:t xml:space="preserve">igure </w:t>
      </w:r>
      <w:ins w:id="719" w:author="Arnold Zhang" w:date="2019-04-21T19:19:00Z">
        <w:r w:rsidR="000A0810">
          <w:rPr>
            <w:rFonts w:ascii="Cambria" w:hAnsi="Cambria" w:cs="Segoe UI Light"/>
            <w:sz w:val="24"/>
            <w:szCs w:val="24"/>
          </w:rPr>
          <w:t>A-</w:t>
        </w:r>
      </w:ins>
      <w:r>
        <w:rPr>
          <w:rFonts w:ascii="Cambria" w:hAnsi="Cambria" w:cs="Segoe UI Light"/>
          <w:sz w:val="24"/>
          <w:szCs w:val="24"/>
        </w:rPr>
        <w:t>9)</w:t>
      </w:r>
      <w:r w:rsidRPr="006261D8">
        <w:rPr>
          <w:rFonts w:ascii="Cambria" w:hAnsi="Cambria" w:cs="Segoe UI Light"/>
          <w:sz w:val="24"/>
          <w:szCs w:val="24"/>
        </w:rPr>
        <w:t xml:space="preserve"> for PCA analysis showed that the first 10 components account for approximately 95.8% of the variance in the data. We chose to proceed with these components for tuning our models. The tuned models with PCA produced an average CV accuracy of approximately</w:t>
      </w:r>
      <w:r>
        <w:rPr>
          <w:rFonts w:ascii="Cambria" w:hAnsi="Cambria" w:cs="Segoe UI Light"/>
          <w:sz w:val="24"/>
          <w:szCs w:val="24"/>
        </w:rPr>
        <w:t xml:space="preserve"> 92.6% for Logistic Regression, 97.3% for kNN, 94.9% for Random Forest.</w:t>
      </w:r>
    </w:p>
    <w:p w14:paraId="11412B23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C2091CB" w14:textId="0DEFFE7A" w:rsidR="008531B5" w:rsidRPr="009705BD" w:rsidRDefault="009705BD" w:rsidP="008531B5">
      <w:pPr>
        <w:pStyle w:val="Heading2"/>
        <w:rPr>
          <w:sz w:val="32"/>
          <w:szCs w:val="32"/>
          <w:rPrChange w:id="720" w:author="Arnold Zhang" w:date="2019-04-21T18:53:00Z">
            <w:rPr/>
          </w:rPrChange>
        </w:rPr>
      </w:pPr>
      <w:ins w:id="721" w:author="Arnold Zhang" w:date="2019-04-21T18:53:00Z">
        <w:r>
          <w:lastRenderedPageBreak/>
          <w:br/>
        </w:r>
      </w:ins>
      <w:bookmarkStart w:id="722" w:name="_Toc6769040"/>
      <w:r w:rsidR="008531B5" w:rsidRPr="009705BD">
        <w:rPr>
          <w:sz w:val="32"/>
          <w:szCs w:val="32"/>
          <w:rPrChange w:id="723" w:author="Arnold Zhang" w:date="2019-04-21T18:53:00Z">
            <w:rPr/>
          </w:rPrChange>
        </w:rPr>
        <w:t>Conclusion:</w:t>
      </w:r>
      <w:bookmarkEnd w:id="722"/>
    </w:p>
    <w:p w14:paraId="5885D570" w14:textId="06C1DAB1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E22CF">
        <w:rPr>
          <w:rFonts w:ascii="Cambria" w:hAnsi="Cambria" w:cs="Segoe UI Light"/>
          <w:sz w:val="24"/>
          <w:szCs w:val="24"/>
        </w:rPr>
        <w:t xml:space="preserve">The performance of an algorithm depends </w:t>
      </w:r>
      <w:del w:id="724" w:author="Arnold Zhang" w:date="2019-04-19T18:43:00Z">
        <w:r w:rsidRPr="00EE22CF" w:rsidDel="00C65BA0">
          <w:rPr>
            <w:rFonts w:ascii="Cambria" w:hAnsi="Cambria" w:cs="Segoe UI Light"/>
            <w:sz w:val="24"/>
            <w:szCs w:val="24"/>
          </w:rPr>
          <w:delText>only on</w:delText>
        </w:r>
      </w:del>
      <w:ins w:id="725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greatly upon</w:t>
        </w:r>
      </w:ins>
      <w:r w:rsidRPr="00EE22CF">
        <w:rPr>
          <w:rFonts w:ascii="Cambria" w:hAnsi="Cambria" w:cs="Segoe UI Light"/>
          <w:sz w:val="24"/>
          <w:szCs w:val="24"/>
        </w:rPr>
        <w:t xml:space="preserve"> the data set. A more powerful algorithm might not always outperform a weaker one. All 3 models performed well for classification of breast cancer. However, k-NN slightly outperformed Random Forest and Logistic Regression (</w:t>
      </w:r>
      <w:ins w:id="726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 xml:space="preserve">in </w:t>
        </w:r>
      </w:ins>
      <w:r w:rsidRPr="00EE22CF">
        <w:rPr>
          <w:rFonts w:ascii="Cambria" w:hAnsi="Cambria" w:cs="Segoe UI Light"/>
          <w:sz w:val="24"/>
          <w:szCs w:val="24"/>
        </w:rPr>
        <w:t>accuracy/recall/f-score).</w:t>
      </w:r>
      <w:r>
        <w:rPr>
          <w:rFonts w:ascii="Cambria" w:hAnsi="Cambria" w:cs="Segoe UI Light"/>
          <w:sz w:val="24"/>
          <w:szCs w:val="24"/>
        </w:rPr>
        <w:t xml:space="preserve"> </w:t>
      </w:r>
      <w:r w:rsidRPr="00EE22CF">
        <w:rPr>
          <w:rFonts w:ascii="Cambria" w:hAnsi="Cambria" w:cs="Segoe UI Light"/>
          <w:sz w:val="24"/>
          <w:szCs w:val="24"/>
        </w:rPr>
        <w:t>In the health domain, recall and f-score are more informative than just relying on the accuracy metric.</w:t>
      </w:r>
    </w:p>
    <w:p w14:paraId="215A087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603DB2F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FC49A8" w14:textId="77777777" w:rsidR="008531B5" w:rsidRPr="009705BD" w:rsidRDefault="008531B5" w:rsidP="008531B5">
      <w:pPr>
        <w:pStyle w:val="Heading2"/>
        <w:rPr>
          <w:sz w:val="32"/>
          <w:szCs w:val="32"/>
          <w:rPrChange w:id="727" w:author="Arnold Zhang" w:date="2019-04-21T18:53:00Z">
            <w:rPr/>
          </w:rPrChange>
        </w:rPr>
      </w:pPr>
      <w:bookmarkStart w:id="728" w:name="_Toc6769041"/>
      <w:r w:rsidRPr="009705BD">
        <w:rPr>
          <w:sz w:val="32"/>
          <w:szCs w:val="32"/>
          <w:rPrChange w:id="729" w:author="Arnold Zhang" w:date="2019-04-21T18:53:00Z">
            <w:rPr/>
          </w:rPrChange>
        </w:rPr>
        <w:t>Future Work:</w:t>
      </w:r>
      <w:bookmarkEnd w:id="728"/>
    </w:p>
    <w:p w14:paraId="65A2729E" w14:textId="77777777" w:rsidR="008531B5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Exploring the difference in just using the 10 original features rather than also including the additional correlated attributes as separate features. This would significantly reduce the dimensionality of the dataset.</w:t>
      </w:r>
    </w:p>
    <w:p w14:paraId="24140745" w14:textId="6701D775" w:rsidR="008531B5" w:rsidRPr="00C74297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 xml:space="preserve">Explore the use of feature selection methods </w:t>
      </w:r>
      <w:ins w:id="730" w:author="Arnold Zhang" w:date="2019-04-19T18:44:00Z">
        <w:r w:rsidR="00C65BA0">
          <w:rPr>
            <w:rFonts w:ascii="Cambria" w:hAnsi="Cambria" w:cs="Segoe UI Light"/>
            <w:sz w:val="24"/>
            <w:szCs w:val="24"/>
          </w:rPr>
          <w:t>such as</w:t>
        </w:r>
      </w:ins>
      <w:del w:id="731" w:author="Arnold Zhang" w:date="2019-04-19T18:44:00Z">
        <w:r w:rsidRPr="00C74297" w:rsidDel="00C65BA0">
          <w:rPr>
            <w:rFonts w:ascii="Cambria" w:hAnsi="Cambria" w:cs="Segoe UI Light"/>
            <w:sz w:val="24"/>
            <w:szCs w:val="24"/>
          </w:rPr>
          <w:delText>like</w:delText>
        </w:r>
      </w:del>
      <w:r w:rsidRPr="00C74297">
        <w:rPr>
          <w:rFonts w:ascii="Cambria" w:hAnsi="Cambria" w:cs="Segoe UI Light"/>
          <w:sz w:val="24"/>
          <w:szCs w:val="24"/>
        </w:rPr>
        <w:t xml:space="preserve"> Sequential Backward Selection to find possible smaller feature sets that lead to even higher performance.</w:t>
      </w:r>
    </w:p>
    <w:p w14:paraId="2F679CD0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Del="0050796C" w:rsidRDefault="00F118B1" w:rsidP="00464991">
      <w:pPr>
        <w:spacing w:after="0" w:line="240" w:lineRule="auto"/>
        <w:rPr>
          <w:del w:id="732" w:author="Arnold Zhang" w:date="2019-04-21T19:46:00Z"/>
          <w:rFonts w:ascii="Cambria" w:hAnsi="Cambria" w:cs="Segoe UI Light"/>
          <w:sz w:val="24"/>
          <w:szCs w:val="24"/>
        </w:rPr>
      </w:pPr>
    </w:p>
    <w:p w14:paraId="75C6014C" w14:textId="482CA96F" w:rsidR="00F118B1" w:rsidDel="0050796C" w:rsidRDefault="00F118B1" w:rsidP="00464991">
      <w:pPr>
        <w:spacing w:after="0" w:line="240" w:lineRule="auto"/>
        <w:rPr>
          <w:del w:id="733" w:author="Arnold Zhang" w:date="2019-04-21T19:46:00Z"/>
          <w:rFonts w:ascii="Cambria" w:hAnsi="Cambria" w:cs="Segoe UI Light"/>
          <w:sz w:val="24"/>
          <w:szCs w:val="24"/>
        </w:rPr>
      </w:pPr>
    </w:p>
    <w:p w14:paraId="746CE5A8" w14:textId="10B3522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A642A71" w14:textId="7FBCFD53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06AFCD5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644DA6" w14:textId="77777777" w:rsidR="00EE5E1A" w:rsidRDefault="00EE5E1A">
      <w:pPr>
        <w:rPr>
          <w:ins w:id="734" w:author="Arnold Zhang" w:date="2019-04-19T18:31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ins w:id="735" w:author="Arnold Zhang" w:date="2019-04-19T18:31:00Z">
        <w:r>
          <w:br w:type="page"/>
        </w:r>
      </w:ins>
    </w:p>
    <w:p w14:paraId="2165F5E6" w14:textId="6D5EC2CE" w:rsidR="000D754A" w:rsidRPr="009445A2" w:rsidRDefault="000D754A" w:rsidP="00F118B1">
      <w:pPr>
        <w:pStyle w:val="Heading1"/>
      </w:pPr>
      <w:bookmarkStart w:id="736" w:name="_Toc6769042"/>
      <w:r w:rsidRPr="009445A2">
        <w:lastRenderedPageBreak/>
        <w:t>APPENDIX</w:t>
      </w:r>
      <w:bookmarkEnd w:id="736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6FD5C294" w:rsidR="00D12C30" w:rsidRPr="008720ED" w:rsidRDefault="00D12C30" w:rsidP="00464991">
      <w:pPr>
        <w:spacing w:after="0" w:line="240" w:lineRule="auto"/>
        <w:rPr>
          <w:rFonts w:cs="Segoe UI Light"/>
          <w:b/>
          <w:rPrChange w:id="737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</w:pPr>
      <w:r w:rsidRPr="008720ED">
        <w:rPr>
          <w:rFonts w:cs="Segoe UI Light"/>
          <w:b/>
          <w:rPrChange w:id="738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  <w:t>Code: Loading</w:t>
      </w:r>
      <w:del w:id="739" w:author="Otsap, Jeremy" w:date="2019-04-20T14:05:00Z">
        <w:r w:rsidRPr="008720ED" w:rsidDel="00327F0B">
          <w:rPr>
            <w:rFonts w:cs="Segoe UI Light"/>
            <w:b/>
            <w:rPrChange w:id="740" w:author="Arnold Zhang" w:date="2019-04-21T18:42:00Z">
              <w:rPr>
                <w:rFonts w:ascii="Cambria" w:hAnsi="Cambria" w:cs="Segoe UI Light"/>
                <w:b/>
                <w:sz w:val="24"/>
                <w:szCs w:val="24"/>
              </w:rPr>
            </w:rPrChange>
          </w:rPr>
          <w:delText xml:space="preserve"> &amp;</w:delText>
        </w:r>
      </w:del>
      <w:ins w:id="741" w:author="Otsap, Jeremy" w:date="2019-04-20T14:05:00Z">
        <w:r w:rsidR="00327F0B" w:rsidRPr="008720ED">
          <w:rPr>
            <w:rFonts w:cs="Segoe UI Light"/>
            <w:b/>
            <w:rPrChange w:id="742" w:author="Arnold Zhang" w:date="2019-04-21T18:42:00Z">
              <w:rPr>
                <w:rFonts w:ascii="Cambria" w:hAnsi="Cambria" w:cs="Segoe UI Light"/>
                <w:b/>
                <w:sz w:val="24"/>
                <w:szCs w:val="24"/>
              </w:rPr>
            </w:rPrChange>
          </w:rPr>
          <w:t>,</w:t>
        </w:r>
      </w:ins>
      <w:r w:rsidRPr="008720ED">
        <w:rPr>
          <w:rFonts w:cs="Segoe UI Light"/>
          <w:b/>
          <w:rPrChange w:id="743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  <w:t xml:space="preserve"> Cleaning</w:t>
      </w:r>
      <w:ins w:id="744" w:author="Otsap, Jeremy" w:date="2019-04-20T14:05:00Z">
        <w:r w:rsidR="00327F0B" w:rsidRPr="008720ED">
          <w:rPr>
            <w:rFonts w:cs="Segoe UI Light"/>
            <w:b/>
            <w:rPrChange w:id="745" w:author="Arnold Zhang" w:date="2019-04-21T18:42:00Z">
              <w:rPr>
                <w:rFonts w:ascii="Cambria" w:hAnsi="Cambria" w:cs="Segoe UI Light"/>
                <w:b/>
                <w:sz w:val="24"/>
                <w:szCs w:val="24"/>
              </w:rPr>
            </w:rPrChange>
          </w:rPr>
          <w:t>, &amp; Normalizing</w:t>
        </w:r>
      </w:ins>
      <w:r w:rsidRPr="008720ED">
        <w:rPr>
          <w:rFonts w:cs="Segoe UI Light"/>
          <w:b/>
          <w:rPrChange w:id="746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  <w:t xml:space="preserve"> Data</w:t>
      </w:r>
    </w:p>
    <w:p w14:paraId="72D98C26" w14:textId="77777777" w:rsidR="00D12C30" w:rsidRPr="008720ED" w:rsidRDefault="00D12C30" w:rsidP="00D12C30">
      <w:pPr>
        <w:spacing w:after="0" w:line="240" w:lineRule="auto"/>
        <w:rPr>
          <w:rFonts w:cs="Segoe UI Light"/>
          <w:rPrChange w:id="74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4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bc&lt;-read.table("https://archive.ics.uci.edu/ml/machine-learning-databases/breast-cancer-wisconsin/wdbc.data",header=F,sep=",")</w:t>
      </w:r>
    </w:p>
    <w:p w14:paraId="1EE27D00" w14:textId="77777777" w:rsidR="00D12C30" w:rsidRPr="008720ED" w:rsidRDefault="00D12C30" w:rsidP="00D12C30">
      <w:pPr>
        <w:spacing w:after="0" w:line="240" w:lineRule="auto"/>
        <w:rPr>
          <w:rFonts w:cs="Segoe UI Light"/>
          <w:rPrChange w:id="74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5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names(bc)&lt;- c('id_number', 'diagnosis', 'radius_mean', </w:t>
      </w:r>
    </w:p>
    <w:p w14:paraId="71E231C1" w14:textId="77777777" w:rsidR="00D12C30" w:rsidRPr="008720ED" w:rsidRDefault="00D12C30" w:rsidP="00D12C30">
      <w:pPr>
        <w:spacing w:after="0" w:line="240" w:lineRule="auto"/>
        <w:rPr>
          <w:rFonts w:cs="Segoe UI Light"/>
          <w:rPrChange w:id="75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5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'texture_mean', 'perimeter_mean', 'area_mean', </w:t>
      </w:r>
    </w:p>
    <w:p w14:paraId="0D9BA144" w14:textId="77777777" w:rsidR="00D12C30" w:rsidRPr="008720ED" w:rsidRDefault="00D12C30" w:rsidP="00D12C30">
      <w:pPr>
        <w:spacing w:after="0" w:line="240" w:lineRule="auto"/>
        <w:rPr>
          <w:rFonts w:cs="Segoe UI Light"/>
          <w:rPrChange w:id="75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5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'smoothness_mean', 'compactness_mean', </w:t>
      </w:r>
    </w:p>
    <w:p w14:paraId="268673C3" w14:textId="77777777" w:rsidR="00D12C30" w:rsidRPr="008720ED" w:rsidRDefault="00D12C30" w:rsidP="00D12C30">
      <w:pPr>
        <w:spacing w:after="0" w:line="240" w:lineRule="auto"/>
        <w:rPr>
          <w:rFonts w:cs="Segoe UI Light"/>
          <w:rPrChange w:id="75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5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'concavity_mean','concave_points_mean', </w:t>
      </w:r>
    </w:p>
    <w:p w14:paraId="0F13D350" w14:textId="77777777" w:rsidR="00D12C30" w:rsidRPr="008720ED" w:rsidRDefault="00D12C30" w:rsidP="00D12C30">
      <w:pPr>
        <w:spacing w:after="0" w:line="240" w:lineRule="auto"/>
        <w:rPr>
          <w:rFonts w:cs="Segoe UI Light"/>
          <w:rPrChange w:id="75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5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'symmetry_mean', 'fractal_dimension_mean',</w:t>
      </w:r>
    </w:p>
    <w:p w14:paraId="069E64E1" w14:textId="77777777" w:rsidR="00D12C30" w:rsidRPr="008720ED" w:rsidRDefault="00D12C30" w:rsidP="00D12C30">
      <w:pPr>
        <w:spacing w:after="0" w:line="240" w:lineRule="auto"/>
        <w:rPr>
          <w:rFonts w:cs="Segoe UI Light"/>
          <w:rPrChange w:id="75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6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'radius_se', 'texture_se', 'perimeter_se', </w:t>
      </w:r>
    </w:p>
    <w:p w14:paraId="0590C3CA" w14:textId="77777777" w:rsidR="00D12C30" w:rsidRPr="008720ED" w:rsidRDefault="00D12C30" w:rsidP="00D12C30">
      <w:pPr>
        <w:spacing w:after="0" w:line="240" w:lineRule="auto"/>
        <w:rPr>
          <w:rFonts w:cs="Segoe UI Light"/>
          <w:rPrChange w:id="76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6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'area_se', 'smoothness_se', 'compactness_se', </w:t>
      </w:r>
    </w:p>
    <w:p w14:paraId="1DB3CAC4" w14:textId="77777777" w:rsidR="00D12C30" w:rsidRPr="008720ED" w:rsidRDefault="00D12C30" w:rsidP="00D12C30">
      <w:pPr>
        <w:spacing w:after="0" w:line="240" w:lineRule="auto"/>
        <w:rPr>
          <w:rFonts w:cs="Segoe UI Light"/>
          <w:rPrChange w:id="76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6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'concavity_se', 'concave_points_se', </w:t>
      </w:r>
    </w:p>
    <w:p w14:paraId="15768564" w14:textId="77777777" w:rsidR="00D12C30" w:rsidRPr="008720ED" w:rsidRDefault="00D12C30" w:rsidP="00D12C30">
      <w:pPr>
        <w:spacing w:after="0" w:line="240" w:lineRule="auto"/>
        <w:rPr>
          <w:rFonts w:cs="Segoe UI Light"/>
          <w:rPrChange w:id="76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6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'symmetry_se', 'fractal_dimension_se', </w:t>
      </w:r>
    </w:p>
    <w:p w14:paraId="7EE80C0A" w14:textId="77777777" w:rsidR="00D12C30" w:rsidRPr="008720ED" w:rsidRDefault="00D12C30" w:rsidP="00D12C30">
      <w:pPr>
        <w:spacing w:after="0" w:line="240" w:lineRule="auto"/>
        <w:rPr>
          <w:rFonts w:cs="Segoe UI Light"/>
          <w:rPrChange w:id="76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6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'radius_worst', 'texture_worst', </w:t>
      </w:r>
    </w:p>
    <w:p w14:paraId="2722DD1C" w14:textId="77777777" w:rsidR="00D12C30" w:rsidRPr="008720ED" w:rsidRDefault="00D12C30" w:rsidP="00D12C30">
      <w:pPr>
        <w:spacing w:after="0" w:line="240" w:lineRule="auto"/>
        <w:rPr>
          <w:rFonts w:cs="Segoe UI Light"/>
          <w:rPrChange w:id="76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7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'perimeter_worst', 'area_worst', </w:t>
      </w:r>
    </w:p>
    <w:p w14:paraId="7F895036" w14:textId="77777777" w:rsidR="00D12C30" w:rsidRPr="008720ED" w:rsidRDefault="00D12C30" w:rsidP="00D12C30">
      <w:pPr>
        <w:spacing w:after="0" w:line="240" w:lineRule="auto"/>
        <w:rPr>
          <w:rFonts w:cs="Segoe UI Light"/>
          <w:rPrChange w:id="77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7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'smoothness_worst', 'compactness_worst', </w:t>
      </w:r>
    </w:p>
    <w:p w14:paraId="51D72E0A" w14:textId="77777777" w:rsidR="00D12C30" w:rsidRPr="008720ED" w:rsidRDefault="00D12C30" w:rsidP="00D12C30">
      <w:pPr>
        <w:spacing w:after="0" w:line="240" w:lineRule="auto"/>
        <w:rPr>
          <w:rFonts w:cs="Segoe UI Light"/>
          <w:rPrChange w:id="77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7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'concavity_worst', 'concave_points_worst', </w:t>
      </w:r>
    </w:p>
    <w:p w14:paraId="470E0A60" w14:textId="77777777" w:rsidR="00D12C30" w:rsidRPr="008720ED" w:rsidRDefault="00D12C30" w:rsidP="00D12C30">
      <w:pPr>
        <w:spacing w:after="0" w:line="240" w:lineRule="auto"/>
        <w:rPr>
          <w:rFonts w:cs="Segoe UI Light"/>
          <w:rPrChange w:id="77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7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            'symmetry_worst', 'fractal_dimension_worst')</w:t>
      </w:r>
    </w:p>
    <w:p w14:paraId="00B0EF6D" w14:textId="77777777" w:rsidR="00D12C30" w:rsidRPr="008720ED" w:rsidRDefault="00D12C30" w:rsidP="00D12C30">
      <w:pPr>
        <w:spacing w:after="0" w:line="240" w:lineRule="auto"/>
        <w:rPr>
          <w:rFonts w:cs="Segoe UI Light"/>
          <w:rPrChange w:id="77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7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# Data Summary</w:t>
      </w:r>
    </w:p>
    <w:p w14:paraId="1EDDE751" w14:textId="77777777" w:rsidR="00D12C30" w:rsidRPr="008720ED" w:rsidRDefault="00D12C30" w:rsidP="00D12C30">
      <w:pPr>
        <w:spacing w:after="0" w:line="240" w:lineRule="auto"/>
        <w:rPr>
          <w:rFonts w:cs="Segoe UI Light"/>
          <w:rPrChange w:id="77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8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summary(bc)</w:t>
      </w:r>
    </w:p>
    <w:p w14:paraId="41FFC32D" w14:textId="77777777" w:rsidR="00D12C30" w:rsidRPr="008720ED" w:rsidRDefault="00D12C30" w:rsidP="00D12C30">
      <w:pPr>
        <w:spacing w:after="0" w:line="240" w:lineRule="auto"/>
        <w:rPr>
          <w:rFonts w:cs="Segoe UI Light"/>
          <w:rPrChange w:id="78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8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# Normalize Data</w:t>
      </w:r>
    </w:p>
    <w:p w14:paraId="0BEF75E5" w14:textId="77777777" w:rsidR="00D12C30" w:rsidRPr="008720ED" w:rsidRDefault="00D12C30" w:rsidP="00D12C30">
      <w:pPr>
        <w:spacing w:after="0" w:line="240" w:lineRule="auto"/>
        <w:rPr>
          <w:rFonts w:cs="Segoe UI Light"/>
          <w:rPrChange w:id="78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8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bc.clean &lt;- bc[,-c(1)]</w:t>
      </w:r>
    </w:p>
    <w:p w14:paraId="7C8A9A92" w14:textId="77777777" w:rsidR="00D12C30" w:rsidRPr="008720ED" w:rsidRDefault="00D12C30" w:rsidP="00D12C30">
      <w:pPr>
        <w:spacing w:after="0" w:line="240" w:lineRule="auto"/>
        <w:rPr>
          <w:rFonts w:cs="Segoe UI Light"/>
          <w:rPrChange w:id="78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8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normalize &lt;- function(x){</w:t>
      </w:r>
    </w:p>
    <w:p w14:paraId="6C58BEB5" w14:textId="77777777" w:rsidR="00D12C30" w:rsidRPr="008720ED" w:rsidRDefault="00D12C30" w:rsidP="00D12C30">
      <w:pPr>
        <w:spacing w:after="0" w:line="240" w:lineRule="auto"/>
        <w:rPr>
          <w:rFonts w:cs="Segoe UI Light"/>
          <w:rPrChange w:id="78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8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return (( x - min(x))/(max(x) -min(x)))</w:t>
      </w:r>
    </w:p>
    <w:p w14:paraId="239926B5" w14:textId="77777777" w:rsidR="00D12C30" w:rsidRPr="008720ED" w:rsidRDefault="00D12C30" w:rsidP="00D12C30">
      <w:pPr>
        <w:spacing w:after="0" w:line="240" w:lineRule="auto"/>
        <w:rPr>
          <w:rFonts w:cs="Segoe UI Light"/>
          <w:rPrChange w:id="78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9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}  </w:t>
      </w:r>
    </w:p>
    <w:p w14:paraId="456EB875" w14:textId="77777777" w:rsidR="00D12C30" w:rsidRPr="008720ED" w:rsidRDefault="00D12C30" w:rsidP="00D12C30">
      <w:pPr>
        <w:spacing w:after="0" w:line="240" w:lineRule="auto"/>
        <w:rPr>
          <w:rFonts w:cs="Segoe UI Light"/>
          <w:rPrChange w:id="79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9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bc.clean.normalized &lt;- as.data.frame(</w:t>
      </w:r>
    </w:p>
    <w:p w14:paraId="43A73E04" w14:textId="77777777" w:rsidR="00D12C30" w:rsidRPr="008720ED" w:rsidRDefault="00D12C30" w:rsidP="00D12C30">
      <w:pPr>
        <w:spacing w:after="0" w:line="240" w:lineRule="auto"/>
        <w:rPr>
          <w:rFonts w:cs="Segoe UI Light"/>
          <w:rPrChange w:id="79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9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lapply(bc.clean[,2:31],normalize)</w:t>
      </w:r>
    </w:p>
    <w:p w14:paraId="0202ED4F" w14:textId="77777777" w:rsidR="00D12C30" w:rsidRPr="008720ED" w:rsidRDefault="00D12C30" w:rsidP="00D12C30">
      <w:pPr>
        <w:spacing w:after="0" w:line="240" w:lineRule="auto"/>
        <w:rPr>
          <w:rFonts w:cs="Segoe UI Light"/>
          <w:rPrChange w:id="79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9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)  </w:t>
      </w:r>
    </w:p>
    <w:p w14:paraId="4556989C" w14:textId="77777777" w:rsidR="00D12C30" w:rsidRPr="008720ED" w:rsidRDefault="00D12C30" w:rsidP="00D12C30">
      <w:pPr>
        <w:spacing w:after="0" w:line="240" w:lineRule="auto"/>
        <w:rPr>
          <w:rFonts w:cs="Segoe UI Light"/>
          <w:rPrChange w:id="79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79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bc.clean.normalized &lt;- cbind(</w:t>
      </w:r>
    </w:p>
    <w:p w14:paraId="26297942" w14:textId="77777777" w:rsidR="00D12C30" w:rsidRPr="008720ED" w:rsidRDefault="00D12C30" w:rsidP="00D12C30">
      <w:pPr>
        <w:spacing w:after="0" w:line="240" w:lineRule="auto"/>
        <w:rPr>
          <w:rFonts w:cs="Segoe UI Light"/>
          <w:rPrChange w:id="79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0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bc.clean[,1],</w:t>
      </w:r>
    </w:p>
    <w:p w14:paraId="201DA8A1" w14:textId="77777777" w:rsidR="00D12C30" w:rsidRPr="008720ED" w:rsidRDefault="00D12C30" w:rsidP="00D12C30">
      <w:pPr>
        <w:spacing w:after="0" w:line="240" w:lineRule="auto"/>
        <w:rPr>
          <w:rFonts w:cs="Segoe UI Light"/>
          <w:rPrChange w:id="80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0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 bc.clean.normalized</w:t>
      </w:r>
    </w:p>
    <w:p w14:paraId="2CDADF30" w14:textId="77777777" w:rsidR="00D12C30" w:rsidRPr="008720ED" w:rsidRDefault="00D12C30" w:rsidP="00D12C30">
      <w:pPr>
        <w:spacing w:after="0" w:line="240" w:lineRule="auto"/>
        <w:rPr>
          <w:rFonts w:cs="Segoe UI Light"/>
          <w:rPrChange w:id="80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0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)</w:t>
      </w:r>
    </w:p>
    <w:p w14:paraId="63B0FED7" w14:textId="77777777" w:rsidR="00D12C30" w:rsidRPr="008720ED" w:rsidRDefault="00D12C30" w:rsidP="00D12C30">
      <w:pPr>
        <w:spacing w:after="0" w:line="240" w:lineRule="auto"/>
        <w:rPr>
          <w:rFonts w:cs="Segoe UI Light"/>
          <w:rPrChange w:id="80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0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names(bc.clean.normalized)[1] &lt;- "diagnosis"</w:t>
      </w:r>
    </w:p>
    <w:p w14:paraId="594C56CF" w14:textId="182D661C" w:rsidR="00D12C30" w:rsidRPr="008720ED" w:rsidRDefault="00D12C30" w:rsidP="00D12C30">
      <w:pPr>
        <w:spacing w:after="0" w:line="240" w:lineRule="auto"/>
        <w:rPr>
          <w:rFonts w:cs="Segoe UI Light"/>
          <w:rPrChange w:id="80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0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summary(bc.clean.normalized)</w:t>
      </w:r>
    </w:p>
    <w:p w14:paraId="1F469D27" w14:textId="7307A221" w:rsidR="00D12C30" w:rsidRPr="008720ED" w:rsidRDefault="00D12C30" w:rsidP="00464991">
      <w:pPr>
        <w:spacing w:after="0" w:line="240" w:lineRule="auto"/>
        <w:rPr>
          <w:rFonts w:cs="Segoe UI Light"/>
          <w:rPrChange w:id="80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</w:p>
    <w:p w14:paraId="06E3B857" w14:textId="77777777" w:rsidR="00D12C30" w:rsidRPr="008720ED" w:rsidRDefault="00D12C30" w:rsidP="00464991">
      <w:pPr>
        <w:spacing w:after="0" w:line="240" w:lineRule="auto"/>
        <w:rPr>
          <w:rFonts w:cs="Segoe UI Light"/>
          <w:rPrChange w:id="81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</w:p>
    <w:p w14:paraId="2F3450CF" w14:textId="1133F5A6" w:rsidR="00E6600D" w:rsidRPr="008720ED" w:rsidRDefault="00E6600D" w:rsidP="00464991">
      <w:pPr>
        <w:spacing w:after="0" w:line="240" w:lineRule="auto"/>
        <w:rPr>
          <w:rFonts w:cs="Segoe UI Light"/>
          <w:b/>
          <w:rPrChange w:id="811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</w:pPr>
      <w:r w:rsidRPr="008720ED">
        <w:rPr>
          <w:rFonts w:cs="Segoe UI Light"/>
          <w:b/>
          <w:rPrChange w:id="812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  <w:t>Code: Box</w:t>
      </w:r>
      <w:r w:rsidR="00F26DCA" w:rsidRPr="008720ED">
        <w:rPr>
          <w:rFonts w:cs="Segoe UI Light"/>
          <w:b/>
          <w:rPrChange w:id="813" w:author="Arnold Zhang" w:date="2019-04-21T18:42:00Z">
            <w:rPr>
              <w:rFonts w:ascii="Cambria" w:hAnsi="Cambria" w:cs="Segoe UI Light"/>
              <w:b/>
              <w:sz w:val="24"/>
              <w:szCs w:val="24"/>
            </w:rPr>
          </w:rPrChange>
        </w:rPr>
        <w:t xml:space="preserve"> Plot Analysis</w:t>
      </w:r>
    </w:p>
    <w:p w14:paraId="63715C06" w14:textId="77777777" w:rsidR="000B3F39" w:rsidRPr="008720ED" w:rsidRDefault="000B3F39" w:rsidP="00EB643B">
      <w:pPr>
        <w:spacing w:after="0" w:line="240" w:lineRule="auto"/>
        <w:rPr>
          <w:rFonts w:cs="Segoe UI Light"/>
          <w:rPrChange w:id="81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</w:p>
    <w:p w14:paraId="5651360A" w14:textId="7F00F985" w:rsidR="00EB643B" w:rsidRPr="008720ED" w:rsidRDefault="00EB643B" w:rsidP="00EB643B">
      <w:pPr>
        <w:spacing w:after="0" w:line="240" w:lineRule="auto"/>
        <w:rPr>
          <w:rFonts w:cs="Segoe UI Light"/>
          <w:rPrChange w:id="81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1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#Box Plot: Area Mean</w:t>
      </w:r>
    </w:p>
    <w:p w14:paraId="0492FAFF" w14:textId="1828C38E" w:rsidR="00EB643B" w:rsidRPr="008720ED" w:rsidRDefault="00EB643B" w:rsidP="00EB643B">
      <w:pPr>
        <w:spacing w:after="0" w:line="240" w:lineRule="auto"/>
        <w:rPr>
          <w:rFonts w:cs="Segoe UI Light"/>
          <w:rPrChange w:id="81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1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boxplot(area_mean ~ diagnosis,data=wdbc,</w:t>
      </w:r>
    </w:p>
    <w:p w14:paraId="15B3C88E" w14:textId="0D7C4EAE" w:rsidR="00EB643B" w:rsidRPr="008720ED" w:rsidRDefault="00EB643B" w:rsidP="00EB643B">
      <w:pPr>
        <w:spacing w:after="0" w:line="240" w:lineRule="auto"/>
        <w:rPr>
          <w:rFonts w:cs="Segoe UI Light"/>
          <w:rPrChange w:id="81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2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horizontal=TRUE,</w:t>
      </w:r>
    </w:p>
    <w:p w14:paraId="2D21A0BE" w14:textId="477FE13B" w:rsidR="00EB643B" w:rsidRPr="008720ED" w:rsidRDefault="00EB643B" w:rsidP="00EB643B">
      <w:pPr>
        <w:spacing w:after="0" w:line="240" w:lineRule="auto"/>
        <w:rPr>
          <w:rFonts w:cs="Segoe UI Light"/>
          <w:rPrChange w:id="82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2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names=c("Benign","Malignant"),</w:t>
      </w:r>
    </w:p>
    <w:p w14:paraId="7E20527D" w14:textId="15C3451B" w:rsidR="00EB643B" w:rsidRPr="008720ED" w:rsidRDefault="00EB643B" w:rsidP="00EB643B">
      <w:pPr>
        <w:spacing w:after="0" w:line="240" w:lineRule="auto"/>
        <w:rPr>
          <w:rFonts w:cs="Segoe UI Light"/>
          <w:rPrChange w:id="82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2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col=c("green","red"),</w:t>
      </w:r>
    </w:p>
    <w:p w14:paraId="3F2C34C7" w14:textId="7F6B9DF7" w:rsidR="00EB643B" w:rsidRPr="008720ED" w:rsidRDefault="00EB643B" w:rsidP="00EB643B">
      <w:pPr>
        <w:spacing w:after="0" w:line="240" w:lineRule="auto"/>
        <w:rPr>
          <w:rFonts w:cs="Segoe UI Light"/>
          <w:rPrChange w:id="82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2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xlab="Area Mean", main="Wisconsin Breast Cancer")</w:t>
      </w:r>
    </w:p>
    <w:p w14:paraId="1DF18A11" w14:textId="5E97F7BA" w:rsidR="00EB643B" w:rsidRPr="008720ED" w:rsidRDefault="00EB643B" w:rsidP="00EB643B">
      <w:pPr>
        <w:spacing w:after="0" w:line="240" w:lineRule="auto"/>
        <w:rPr>
          <w:rFonts w:cs="Segoe UI Light"/>
          <w:rPrChange w:id="82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2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 xml:space="preserve"> </w:t>
      </w:r>
    </w:p>
    <w:p w14:paraId="4B0239B4" w14:textId="77777777" w:rsidR="009705BD" w:rsidRDefault="009705BD" w:rsidP="00EB643B">
      <w:pPr>
        <w:spacing w:after="0" w:line="240" w:lineRule="auto"/>
        <w:rPr>
          <w:ins w:id="829" w:author="Arnold Zhang" w:date="2019-04-21T18:54:00Z"/>
          <w:rFonts w:cs="Segoe UI Light"/>
        </w:rPr>
      </w:pPr>
    </w:p>
    <w:p w14:paraId="564A647F" w14:textId="463D1878" w:rsidR="00EB643B" w:rsidRPr="008720ED" w:rsidRDefault="00EB643B" w:rsidP="00EB643B">
      <w:pPr>
        <w:spacing w:after="0" w:line="240" w:lineRule="auto"/>
        <w:rPr>
          <w:rFonts w:cs="Segoe UI Light"/>
          <w:rPrChange w:id="83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3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lastRenderedPageBreak/>
        <w:t>#Box Plot: Radius Mean</w:t>
      </w:r>
    </w:p>
    <w:p w14:paraId="7EFE506C" w14:textId="313CF165" w:rsidR="00EB643B" w:rsidRPr="008720ED" w:rsidRDefault="00EB643B" w:rsidP="00EB643B">
      <w:pPr>
        <w:spacing w:after="0" w:line="240" w:lineRule="auto"/>
        <w:rPr>
          <w:rFonts w:cs="Segoe UI Light"/>
          <w:rPrChange w:id="83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3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boxplot(radius_mean ~ diagnosis,data=wdbc,</w:t>
      </w:r>
    </w:p>
    <w:p w14:paraId="7D603BD6" w14:textId="73F0FC03" w:rsidR="00EB643B" w:rsidRPr="008720ED" w:rsidRDefault="00EB643B" w:rsidP="00EB643B">
      <w:pPr>
        <w:spacing w:after="0" w:line="240" w:lineRule="auto"/>
        <w:rPr>
          <w:rFonts w:cs="Segoe UI Light"/>
          <w:rPrChange w:id="83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35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horizontal=TRUE,</w:t>
      </w:r>
    </w:p>
    <w:p w14:paraId="6FE483A4" w14:textId="7A96E373" w:rsidR="00EB643B" w:rsidRPr="008720ED" w:rsidRDefault="00EB643B" w:rsidP="00EB643B">
      <w:pPr>
        <w:spacing w:after="0" w:line="240" w:lineRule="auto"/>
        <w:rPr>
          <w:rFonts w:cs="Segoe UI Light"/>
          <w:rPrChange w:id="836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37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names=c("Benign","Malignant"),</w:t>
      </w:r>
    </w:p>
    <w:p w14:paraId="2C9B1102" w14:textId="2E6C1121" w:rsidR="00EB643B" w:rsidRPr="008720ED" w:rsidRDefault="00EB643B" w:rsidP="00EB643B">
      <w:pPr>
        <w:spacing w:after="0" w:line="240" w:lineRule="auto"/>
        <w:rPr>
          <w:rFonts w:cs="Segoe UI Light"/>
          <w:rPrChange w:id="838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39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col=c("green","red"),</w:t>
      </w:r>
    </w:p>
    <w:p w14:paraId="53E838E4" w14:textId="37F985F3" w:rsidR="00EB643B" w:rsidRPr="008720ED" w:rsidRDefault="00EB643B" w:rsidP="00EB643B">
      <w:pPr>
        <w:spacing w:after="0" w:line="240" w:lineRule="auto"/>
        <w:rPr>
          <w:rFonts w:cs="Segoe UI Light"/>
          <w:rPrChange w:id="840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41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xlab="Radius Mean",</w:t>
      </w:r>
    </w:p>
    <w:p w14:paraId="6017F5DE" w14:textId="0F690FE1" w:rsidR="00F26DCA" w:rsidRPr="008720ED" w:rsidRDefault="00EB643B" w:rsidP="00EB643B">
      <w:pPr>
        <w:spacing w:after="0" w:line="240" w:lineRule="auto"/>
        <w:rPr>
          <w:rFonts w:cs="Segoe UI Light"/>
          <w:rPrChange w:id="842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  <w:r w:rsidRPr="008720ED">
        <w:rPr>
          <w:rFonts w:cs="Segoe UI Light"/>
          <w:rPrChange w:id="843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  <w:t>main="Wisconsin Breast Cancer")</w:t>
      </w:r>
    </w:p>
    <w:p w14:paraId="4500737F" w14:textId="7CAC388B" w:rsidR="00E6600D" w:rsidRPr="008720ED" w:rsidRDefault="00E6600D" w:rsidP="00464991">
      <w:pPr>
        <w:spacing w:after="0" w:line="240" w:lineRule="auto"/>
        <w:rPr>
          <w:rFonts w:cs="Segoe UI Light"/>
          <w:rPrChange w:id="844" w:author="Arnold Zhang" w:date="2019-04-21T18:42:00Z">
            <w:rPr>
              <w:rFonts w:ascii="Cambria" w:hAnsi="Cambria" w:cs="Segoe UI Light"/>
              <w:sz w:val="24"/>
              <w:szCs w:val="24"/>
            </w:rPr>
          </w:rPrChange>
        </w:rPr>
      </w:pPr>
    </w:p>
    <w:p w14:paraId="4552AB31" w14:textId="0F7E43AE" w:rsidR="00464991" w:rsidRPr="008720ED" w:rsidRDefault="00464991" w:rsidP="00464991">
      <w:pPr>
        <w:spacing w:after="0" w:line="240" w:lineRule="auto"/>
        <w:rPr>
          <w:rFonts w:cs="Segoe UI Light"/>
          <w:rPrChange w:id="845" w:author="Arnold Zhang" w:date="2019-04-21T18:42:00Z">
            <w:rPr>
              <w:rFonts w:ascii="Cambria" w:hAnsi="Cambria" w:cs="Segoe UI Light"/>
            </w:rPr>
          </w:rPrChange>
        </w:rPr>
      </w:pPr>
    </w:p>
    <w:p w14:paraId="79F72B9F" w14:textId="248F389C" w:rsidR="00464991" w:rsidRPr="008720ED" w:rsidRDefault="00370BF2" w:rsidP="00464991">
      <w:pPr>
        <w:spacing w:after="0" w:line="240" w:lineRule="auto"/>
        <w:rPr>
          <w:rFonts w:cs="Segoe UI Light"/>
          <w:b/>
          <w:rPrChange w:id="846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847" w:author="Arnold Zhang" w:date="2019-04-21T18:42:00Z">
            <w:rPr>
              <w:rFonts w:ascii="Cambria" w:hAnsi="Cambria" w:cs="Segoe UI Light"/>
              <w:b/>
            </w:rPr>
          </w:rPrChange>
        </w:rPr>
        <w:t>Code: Principal Component Analysis</w:t>
      </w:r>
    </w:p>
    <w:p w14:paraId="257B8B18" w14:textId="0F93EA11" w:rsidR="00370BF2" w:rsidRPr="008720ED" w:rsidRDefault="00370BF2" w:rsidP="00464991">
      <w:pPr>
        <w:spacing w:after="0" w:line="240" w:lineRule="auto"/>
        <w:rPr>
          <w:rFonts w:cs="Segoe UI Light"/>
          <w:rPrChange w:id="848" w:author="Arnold Zhang" w:date="2019-04-21T18:42:00Z">
            <w:rPr>
              <w:rFonts w:ascii="Cambria" w:hAnsi="Cambria" w:cs="Segoe UI Light"/>
            </w:rPr>
          </w:rPrChange>
        </w:rPr>
      </w:pPr>
    </w:p>
    <w:p w14:paraId="17E837B6" w14:textId="77777777" w:rsidR="00370BF2" w:rsidRPr="008720ED" w:rsidRDefault="00370BF2" w:rsidP="00370BF2">
      <w:pPr>
        <w:spacing w:after="0" w:line="240" w:lineRule="auto"/>
        <w:rPr>
          <w:rFonts w:cs="Segoe UI Light"/>
          <w:rPrChange w:id="84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50" w:author="Arnold Zhang" w:date="2019-04-21T18:42:00Z">
            <w:rPr>
              <w:rFonts w:ascii="Cambria" w:hAnsi="Cambria" w:cs="Segoe UI Light"/>
            </w:rPr>
          </w:rPrChange>
        </w:rPr>
        <w:t>pc.bc&lt;-prcomp(bc[,-c(1,2)],scale.=TRUE)</w:t>
      </w:r>
    </w:p>
    <w:p w14:paraId="42ADF4E5" w14:textId="77777777" w:rsidR="00370BF2" w:rsidRPr="008720ED" w:rsidRDefault="00370BF2" w:rsidP="00370BF2">
      <w:pPr>
        <w:spacing w:after="0" w:line="240" w:lineRule="auto"/>
        <w:rPr>
          <w:rFonts w:cs="Segoe UI Light"/>
          <w:rPrChange w:id="85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52" w:author="Arnold Zhang" w:date="2019-04-21T18:42:00Z">
            <w:rPr>
              <w:rFonts w:ascii="Cambria" w:hAnsi="Cambria" w:cs="Segoe UI Light"/>
            </w:rPr>
          </w:rPrChange>
        </w:rPr>
        <w:t>pc.bc.scores&lt;-pc.bc$x</w:t>
      </w:r>
    </w:p>
    <w:p w14:paraId="2698BC60" w14:textId="77777777" w:rsidR="00370BF2" w:rsidRPr="008720ED" w:rsidRDefault="00370BF2" w:rsidP="00370BF2">
      <w:pPr>
        <w:spacing w:after="0" w:line="240" w:lineRule="auto"/>
        <w:rPr>
          <w:rFonts w:cs="Segoe UI Light"/>
          <w:rPrChange w:id="85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54" w:author="Arnold Zhang" w:date="2019-04-21T18:42:00Z">
            <w:rPr>
              <w:rFonts w:ascii="Cambria" w:hAnsi="Cambria" w:cs="Segoe UI Light"/>
            </w:rPr>
          </w:rPrChange>
        </w:rPr>
        <w:t>#Adding the response column to the PC's data frame</w:t>
      </w:r>
    </w:p>
    <w:p w14:paraId="4C7F77C8" w14:textId="77777777" w:rsidR="00370BF2" w:rsidRPr="008720ED" w:rsidRDefault="00370BF2" w:rsidP="00370BF2">
      <w:pPr>
        <w:spacing w:after="0" w:line="240" w:lineRule="auto"/>
        <w:rPr>
          <w:rFonts w:cs="Segoe UI Light"/>
          <w:rPrChange w:id="85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56" w:author="Arnold Zhang" w:date="2019-04-21T18:42:00Z">
            <w:rPr>
              <w:rFonts w:ascii="Cambria" w:hAnsi="Cambria" w:cs="Segoe UI Light"/>
            </w:rPr>
          </w:rPrChange>
        </w:rPr>
        <w:t>pc.bc.scores&lt;-data.frame(pc.bc.scores)</w:t>
      </w:r>
    </w:p>
    <w:p w14:paraId="51230361" w14:textId="77777777" w:rsidR="00370BF2" w:rsidRPr="008720ED" w:rsidRDefault="00370BF2" w:rsidP="00370BF2">
      <w:pPr>
        <w:spacing w:after="0" w:line="240" w:lineRule="auto"/>
        <w:rPr>
          <w:rFonts w:cs="Segoe UI Light"/>
          <w:rPrChange w:id="85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58" w:author="Arnold Zhang" w:date="2019-04-21T18:42:00Z">
            <w:rPr>
              <w:rFonts w:ascii="Cambria" w:hAnsi="Cambria" w:cs="Segoe UI Light"/>
            </w:rPr>
          </w:rPrChange>
        </w:rPr>
        <w:t>pc.bc.scores$Diagnosis&lt;-bc$diagnosis</w:t>
      </w:r>
    </w:p>
    <w:p w14:paraId="47458444" w14:textId="77777777" w:rsidR="00370BF2" w:rsidRPr="008720ED" w:rsidRDefault="00370BF2" w:rsidP="00370BF2">
      <w:pPr>
        <w:spacing w:after="0" w:line="240" w:lineRule="auto"/>
        <w:rPr>
          <w:rFonts w:cs="Segoe UI Light"/>
          <w:rPrChange w:id="85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60" w:author="Arnold Zhang" w:date="2019-04-21T18:42:00Z">
            <w:rPr>
              <w:rFonts w:ascii="Cambria" w:hAnsi="Cambria" w:cs="Segoe UI Light"/>
            </w:rPr>
          </w:rPrChange>
        </w:rPr>
        <w:t>#Use ggplot2 to plot the first few pc's</w:t>
      </w:r>
    </w:p>
    <w:p w14:paraId="50F01159" w14:textId="77777777" w:rsidR="00370BF2" w:rsidRPr="008720ED" w:rsidRDefault="00370BF2" w:rsidP="00370BF2">
      <w:pPr>
        <w:spacing w:after="0" w:line="240" w:lineRule="auto"/>
        <w:rPr>
          <w:rFonts w:cs="Segoe UI Light"/>
          <w:rPrChange w:id="86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62" w:author="Arnold Zhang" w:date="2019-04-21T18:42:00Z">
            <w:rPr>
              <w:rFonts w:ascii="Cambria" w:hAnsi="Cambria" w:cs="Segoe UI Light"/>
            </w:rPr>
          </w:rPrChange>
        </w:rPr>
        <w:t>library(ggplot2)</w:t>
      </w:r>
    </w:p>
    <w:p w14:paraId="24D66BB6" w14:textId="77777777" w:rsidR="00370BF2" w:rsidRPr="008720ED" w:rsidRDefault="00370BF2" w:rsidP="00370BF2">
      <w:pPr>
        <w:spacing w:after="0" w:line="240" w:lineRule="auto"/>
        <w:rPr>
          <w:rFonts w:cs="Segoe UI Light"/>
          <w:rPrChange w:id="86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64" w:author="Arnold Zhang" w:date="2019-04-21T18:42:00Z">
            <w:rPr>
              <w:rFonts w:ascii="Cambria" w:hAnsi="Cambria" w:cs="Segoe UI Light"/>
            </w:rPr>
          </w:rPrChange>
        </w:rPr>
        <w:t>ggplot(data = pc.bc.scores, aes(x = PC1, y = PC2)) +</w:t>
      </w:r>
    </w:p>
    <w:p w14:paraId="50EED991" w14:textId="77777777" w:rsidR="00370BF2" w:rsidRPr="008720ED" w:rsidRDefault="00370BF2" w:rsidP="00370BF2">
      <w:pPr>
        <w:spacing w:after="0" w:line="240" w:lineRule="auto"/>
        <w:rPr>
          <w:rFonts w:cs="Segoe UI Light"/>
          <w:rPrChange w:id="86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66" w:author="Arnold Zhang" w:date="2019-04-21T18:42:00Z">
            <w:rPr>
              <w:rFonts w:ascii="Cambria" w:hAnsi="Cambria" w:cs="Segoe UI Light"/>
            </w:rPr>
          </w:rPrChange>
        </w:rPr>
        <w:t xml:space="preserve">  geom_point(aes(col=Diagnosis), size=1)+</w:t>
      </w:r>
    </w:p>
    <w:p w14:paraId="761D6F35" w14:textId="77777777" w:rsidR="00370BF2" w:rsidRPr="008720ED" w:rsidRDefault="00370BF2" w:rsidP="00370BF2">
      <w:pPr>
        <w:spacing w:after="0" w:line="240" w:lineRule="auto"/>
        <w:rPr>
          <w:rFonts w:cs="Segoe UI Light"/>
          <w:rPrChange w:id="86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68" w:author="Arnold Zhang" w:date="2019-04-21T18:42:00Z">
            <w:rPr>
              <w:rFonts w:ascii="Cambria" w:hAnsi="Cambria" w:cs="Segoe UI Light"/>
            </w:rPr>
          </w:rPrChange>
        </w:rPr>
        <w:t xml:space="preserve">  ggtitle("PCA of Breast Cancer Tumor Biopsies")</w:t>
      </w:r>
    </w:p>
    <w:p w14:paraId="624034CB" w14:textId="77777777" w:rsidR="00370BF2" w:rsidRPr="008720ED" w:rsidRDefault="00370BF2" w:rsidP="00370BF2">
      <w:pPr>
        <w:spacing w:after="0" w:line="240" w:lineRule="auto"/>
        <w:rPr>
          <w:rFonts w:cs="Segoe UI Light"/>
          <w:rPrChange w:id="86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70" w:author="Arnold Zhang" w:date="2019-04-21T18:42:00Z">
            <w:rPr>
              <w:rFonts w:ascii="Cambria" w:hAnsi="Cambria" w:cs="Segoe UI Light"/>
            </w:rPr>
          </w:rPrChange>
        </w:rPr>
        <w:t>ggplot(data = pc.bc.scores, aes(x = PC2, y = PC3)) +</w:t>
      </w:r>
    </w:p>
    <w:p w14:paraId="5436495B" w14:textId="77777777" w:rsidR="00370BF2" w:rsidRPr="008720ED" w:rsidRDefault="00370BF2" w:rsidP="00370BF2">
      <w:pPr>
        <w:spacing w:after="0" w:line="240" w:lineRule="auto"/>
        <w:rPr>
          <w:rFonts w:cs="Segoe UI Light"/>
          <w:rPrChange w:id="87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72" w:author="Arnold Zhang" w:date="2019-04-21T18:42:00Z">
            <w:rPr>
              <w:rFonts w:ascii="Cambria" w:hAnsi="Cambria" w:cs="Segoe UI Light"/>
            </w:rPr>
          </w:rPrChange>
        </w:rPr>
        <w:t xml:space="preserve">  geom_point(aes(col=Diagnosis), size=1)+</w:t>
      </w:r>
    </w:p>
    <w:p w14:paraId="3887598E" w14:textId="41A8FA55" w:rsidR="00370BF2" w:rsidRPr="008720ED" w:rsidRDefault="00370BF2" w:rsidP="00370BF2">
      <w:pPr>
        <w:spacing w:after="0" w:line="240" w:lineRule="auto"/>
        <w:rPr>
          <w:rFonts w:cs="Segoe UI Light"/>
          <w:rPrChange w:id="87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74" w:author="Arnold Zhang" w:date="2019-04-21T18:42:00Z">
            <w:rPr>
              <w:rFonts w:ascii="Cambria" w:hAnsi="Cambria" w:cs="Segoe UI Light"/>
            </w:rPr>
          </w:rPrChange>
        </w:rPr>
        <w:t xml:space="preserve">  ggtitle("PCA of Breast Cancer Tumor Biopsies")</w:t>
      </w:r>
    </w:p>
    <w:p w14:paraId="3F3EBBBA" w14:textId="64B495C0" w:rsidR="00464991" w:rsidRPr="008720ED" w:rsidRDefault="00464991" w:rsidP="00464991">
      <w:pPr>
        <w:spacing w:after="0" w:line="240" w:lineRule="auto"/>
        <w:rPr>
          <w:rFonts w:cs="Segoe UI Light"/>
          <w:rPrChange w:id="875" w:author="Arnold Zhang" w:date="2019-04-21T18:42:00Z">
            <w:rPr>
              <w:rFonts w:ascii="Cambria" w:hAnsi="Cambria" w:cs="Segoe UI Light"/>
            </w:rPr>
          </w:rPrChange>
        </w:rPr>
      </w:pPr>
    </w:p>
    <w:p w14:paraId="7EE1D604" w14:textId="38DC4D8A" w:rsidR="00464991" w:rsidRPr="008720ED" w:rsidRDefault="00464991" w:rsidP="00464991">
      <w:pPr>
        <w:spacing w:after="0" w:line="240" w:lineRule="auto"/>
        <w:rPr>
          <w:rFonts w:cs="Segoe UI Light"/>
          <w:rPrChange w:id="876" w:author="Arnold Zhang" w:date="2019-04-21T18:42:00Z">
            <w:rPr>
              <w:rFonts w:ascii="Cambria" w:hAnsi="Cambria" w:cs="Segoe UI Light"/>
            </w:rPr>
          </w:rPrChange>
        </w:rPr>
      </w:pPr>
    </w:p>
    <w:p w14:paraId="55E809E2" w14:textId="7CB47CB1" w:rsidR="00464991" w:rsidRPr="008720ED" w:rsidRDefault="001D70DA" w:rsidP="00464991">
      <w:pPr>
        <w:spacing w:after="0" w:line="240" w:lineRule="auto"/>
        <w:rPr>
          <w:rFonts w:cs="Segoe UI Light"/>
          <w:b/>
          <w:rPrChange w:id="877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878" w:author="Arnold Zhang" w:date="2019-04-21T18:42:00Z">
            <w:rPr>
              <w:rFonts w:ascii="Cambria" w:hAnsi="Cambria" w:cs="Segoe UI Light"/>
              <w:b/>
            </w:rPr>
          </w:rPrChange>
        </w:rPr>
        <w:t>Code: Logistic Regression Full</w:t>
      </w:r>
      <w:r w:rsidR="003932E9" w:rsidRPr="008720ED">
        <w:rPr>
          <w:rFonts w:cs="Segoe UI Light"/>
          <w:b/>
          <w:rPrChange w:id="879" w:author="Arnold Zhang" w:date="2019-04-21T18:42:00Z">
            <w:rPr>
              <w:rFonts w:ascii="Cambria" w:hAnsi="Cambria" w:cs="Segoe UI Light"/>
              <w:b/>
            </w:rPr>
          </w:rPrChange>
        </w:rPr>
        <w:t xml:space="preserve"> &amp; VIF</w:t>
      </w:r>
    </w:p>
    <w:p w14:paraId="69B3936E" w14:textId="4FB3659B" w:rsidR="001D70DA" w:rsidRPr="008720ED" w:rsidRDefault="001D70DA" w:rsidP="00464991">
      <w:pPr>
        <w:spacing w:after="0" w:line="240" w:lineRule="auto"/>
        <w:rPr>
          <w:rFonts w:cs="Segoe UI Light"/>
          <w:rPrChange w:id="880" w:author="Arnold Zhang" w:date="2019-04-21T18:42:00Z">
            <w:rPr>
              <w:rFonts w:ascii="Cambria" w:hAnsi="Cambria" w:cs="Segoe UI Light"/>
            </w:rPr>
          </w:rPrChange>
        </w:rPr>
      </w:pPr>
    </w:p>
    <w:p w14:paraId="42816DFE" w14:textId="214AFFF6" w:rsidR="003932E9" w:rsidRPr="008720ED" w:rsidRDefault="003932E9" w:rsidP="003932E9">
      <w:pPr>
        <w:spacing w:after="0" w:line="240" w:lineRule="auto"/>
        <w:rPr>
          <w:rFonts w:cs="Segoe UI Light"/>
          <w:rPrChange w:id="88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82" w:author="Arnold Zhang" w:date="2019-04-21T18:42:00Z">
            <w:rPr>
              <w:rFonts w:ascii="Cambria" w:hAnsi="Cambria" w:cs="Segoe UI Light"/>
            </w:rPr>
          </w:rPrChange>
        </w:rPr>
        <w:t>main.glm &lt;- glm(diag</w:t>
      </w:r>
      <w:r w:rsidR="000C097D" w:rsidRPr="008720ED">
        <w:rPr>
          <w:rFonts w:cs="Segoe UI Light"/>
          <w:rPrChange w:id="883" w:author="Arnold Zhang" w:date="2019-04-21T18:42:00Z">
            <w:rPr>
              <w:rFonts w:ascii="Cambria" w:hAnsi="Cambria" w:cs="Segoe UI Light"/>
            </w:rPr>
          </w:rPrChange>
        </w:rPr>
        <w:t>nosis</w:t>
      </w:r>
      <w:r w:rsidRPr="008720ED">
        <w:rPr>
          <w:rFonts w:cs="Segoe UI Light"/>
          <w:rPrChange w:id="884" w:author="Arnold Zhang" w:date="2019-04-21T18:42:00Z">
            <w:rPr>
              <w:rFonts w:ascii="Cambria" w:hAnsi="Cambria" w:cs="Segoe UI Light"/>
            </w:rPr>
          </w:rPrChange>
        </w:rPr>
        <w:t xml:space="preserve"> ~ . , data=bc.clean, family = binomial(link = "logit") , control = list(maxit = 50))</w:t>
      </w:r>
    </w:p>
    <w:p w14:paraId="7A657D57" w14:textId="77777777" w:rsidR="003932E9" w:rsidRPr="008720ED" w:rsidRDefault="003932E9" w:rsidP="003932E9">
      <w:pPr>
        <w:spacing w:after="0" w:line="240" w:lineRule="auto"/>
        <w:rPr>
          <w:rFonts w:cs="Segoe UI Light"/>
          <w:rPrChange w:id="88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86" w:author="Arnold Zhang" w:date="2019-04-21T18:42:00Z">
            <w:rPr>
              <w:rFonts w:ascii="Cambria" w:hAnsi="Cambria" w:cs="Segoe UI Light"/>
            </w:rPr>
          </w:rPrChange>
        </w:rPr>
        <w:t>summary(main.glm)</w:t>
      </w:r>
    </w:p>
    <w:p w14:paraId="22866B2B" w14:textId="77777777" w:rsidR="003932E9" w:rsidRPr="008720ED" w:rsidRDefault="003932E9" w:rsidP="003932E9">
      <w:pPr>
        <w:spacing w:after="0" w:line="240" w:lineRule="auto"/>
        <w:rPr>
          <w:rFonts w:cs="Segoe UI Light"/>
          <w:rPrChange w:id="887" w:author="Arnold Zhang" w:date="2019-04-21T18:42:00Z">
            <w:rPr>
              <w:rFonts w:ascii="Cambria" w:hAnsi="Cambria" w:cs="Segoe UI Light"/>
            </w:rPr>
          </w:rPrChange>
        </w:rPr>
      </w:pPr>
    </w:p>
    <w:p w14:paraId="19CA0E24" w14:textId="77777777" w:rsidR="003932E9" w:rsidRPr="008720ED" w:rsidRDefault="003932E9" w:rsidP="003932E9">
      <w:pPr>
        <w:spacing w:after="0" w:line="240" w:lineRule="auto"/>
        <w:rPr>
          <w:rFonts w:cs="Segoe UI Light"/>
          <w:rPrChange w:id="88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89" w:author="Arnold Zhang" w:date="2019-04-21T18:42:00Z">
            <w:rPr>
              <w:rFonts w:ascii="Cambria" w:hAnsi="Cambria" w:cs="Segoe UI Light"/>
            </w:rPr>
          </w:rPrChange>
        </w:rPr>
        <w:t># VIF for covariance between Radius, Perimeter, Area</w:t>
      </w:r>
    </w:p>
    <w:p w14:paraId="778D336C" w14:textId="77777777" w:rsidR="003932E9" w:rsidRPr="008720ED" w:rsidRDefault="003932E9" w:rsidP="003932E9">
      <w:pPr>
        <w:spacing w:after="0" w:line="240" w:lineRule="auto"/>
        <w:rPr>
          <w:rFonts w:cs="Segoe UI Light"/>
          <w:rPrChange w:id="89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91" w:author="Arnold Zhang" w:date="2019-04-21T18:42:00Z">
            <w:rPr>
              <w:rFonts w:ascii="Cambria" w:hAnsi="Cambria" w:cs="Segoe UI Light"/>
            </w:rPr>
          </w:rPrChange>
        </w:rPr>
        <w:t>vif(main.glm) -&gt; main.glm.vif</w:t>
      </w:r>
    </w:p>
    <w:p w14:paraId="304DD928" w14:textId="7EFAA6D9" w:rsidR="003932E9" w:rsidRPr="008720ED" w:rsidRDefault="003932E9" w:rsidP="003932E9">
      <w:pPr>
        <w:spacing w:after="0" w:line="240" w:lineRule="auto"/>
        <w:rPr>
          <w:rFonts w:cs="Segoe UI Light"/>
          <w:rPrChange w:id="89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893" w:author="Arnold Zhang" w:date="2019-04-21T18:42:00Z">
            <w:rPr>
              <w:rFonts w:ascii="Cambria" w:hAnsi="Cambria" w:cs="Segoe UI Light"/>
            </w:rPr>
          </w:rPrChange>
        </w:rPr>
        <w:t>main.glm.vif</w:t>
      </w:r>
    </w:p>
    <w:p w14:paraId="0EC5CCD6" w14:textId="554FEAF5" w:rsidR="001D70DA" w:rsidRPr="008720ED" w:rsidRDefault="001D70DA" w:rsidP="00464991">
      <w:pPr>
        <w:spacing w:after="0" w:line="240" w:lineRule="auto"/>
        <w:rPr>
          <w:rFonts w:cs="Segoe UI Light"/>
          <w:rPrChange w:id="894" w:author="Arnold Zhang" w:date="2019-04-21T18:42:00Z">
            <w:rPr>
              <w:rFonts w:ascii="Cambria" w:hAnsi="Cambria" w:cs="Segoe UI Light"/>
            </w:rPr>
          </w:rPrChange>
        </w:rPr>
      </w:pPr>
    </w:p>
    <w:p w14:paraId="3F50ED59" w14:textId="77777777" w:rsidR="003932E9" w:rsidRPr="008720ED" w:rsidRDefault="003932E9" w:rsidP="00464991">
      <w:pPr>
        <w:spacing w:after="0" w:line="240" w:lineRule="auto"/>
        <w:rPr>
          <w:rFonts w:cs="Segoe UI Light"/>
          <w:rPrChange w:id="895" w:author="Arnold Zhang" w:date="2019-04-21T18:42:00Z">
            <w:rPr>
              <w:rFonts w:ascii="Cambria" w:hAnsi="Cambria" w:cs="Segoe UI Light"/>
            </w:rPr>
          </w:rPrChange>
        </w:rPr>
      </w:pPr>
    </w:p>
    <w:p w14:paraId="75F5A233" w14:textId="554A4C45" w:rsidR="001D70DA" w:rsidRPr="008720ED" w:rsidRDefault="001D70DA" w:rsidP="00464991">
      <w:pPr>
        <w:spacing w:after="0" w:line="240" w:lineRule="auto"/>
        <w:rPr>
          <w:rFonts w:cs="Segoe UI Light"/>
          <w:b/>
          <w:rPrChange w:id="896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897" w:author="Arnold Zhang" w:date="2019-04-21T18:42:00Z">
            <w:rPr>
              <w:rFonts w:ascii="Cambria" w:hAnsi="Cambria" w:cs="Segoe UI Light"/>
              <w:b/>
            </w:rPr>
          </w:rPrChange>
        </w:rPr>
        <w:t>Code: Logistic Regression Simplified</w:t>
      </w:r>
      <w:r w:rsidR="003932E9" w:rsidRPr="008720ED">
        <w:rPr>
          <w:rFonts w:cs="Segoe UI Light"/>
          <w:b/>
          <w:rPrChange w:id="898" w:author="Arnold Zhang" w:date="2019-04-21T18:42:00Z">
            <w:rPr>
              <w:rFonts w:ascii="Cambria" w:hAnsi="Cambria" w:cs="Segoe UI Light"/>
              <w:b/>
            </w:rPr>
          </w:rPrChange>
        </w:rPr>
        <w:t xml:space="preserve"> &amp; VIF</w:t>
      </w:r>
    </w:p>
    <w:p w14:paraId="1E5CCCFC" w14:textId="77777777" w:rsidR="000C097D" w:rsidRPr="008720ED" w:rsidRDefault="000C097D" w:rsidP="00464991">
      <w:pPr>
        <w:spacing w:after="0" w:line="240" w:lineRule="auto"/>
        <w:rPr>
          <w:rFonts w:cs="Segoe UI Light"/>
          <w:rPrChange w:id="899" w:author="Arnold Zhang" w:date="2019-04-21T18:42:00Z">
            <w:rPr>
              <w:rFonts w:ascii="Cambria" w:hAnsi="Cambria" w:cs="Segoe UI Light"/>
            </w:rPr>
          </w:rPrChange>
        </w:rPr>
      </w:pPr>
    </w:p>
    <w:p w14:paraId="6A18F2ED" w14:textId="77777777" w:rsidR="004B1F09" w:rsidRPr="008720ED" w:rsidRDefault="004B1F09" w:rsidP="004B1F09">
      <w:pPr>
        <w:spacing w:after="0" w:line="240" w:lineRule="auto"/>
        <w:rPr>
          <w:rFonts w:cs="Segoe UI Light"/>
          <w:rPrChange w:id="90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01" w:author="Arnold Zhang" w:date="2019-04-21T18:42:00Z">
            <w:rPr>
              <w:rFonts w:ascii="Cambria" w:hAnsi="Cambria" w:cs="Segoe UI Light"/>
            </w:rPr>
          </w:rPrChange>
        </w:rPr>
        <w:t># REDUCED model removing all "SE"" measurements, all "Worst"", and only using "Area" in place of 'perimeter' and 'radius'</w:t>
      </w:r>
    </w:p>
    <w:p w14:paraId="5A2C6E13" w14:textId="58FC4B0E" w:rsidR="004B1F09" w:rsidRPr="008720ED" w:rsidRDefault="004B1F09" w:rsidP="004B1F09">
      <w:pPr>
        <w:spacing w:after="0" w:line="240" w:lineRule="auto"/>
        <w:rPr>
          <w:rFonts w:cs="Segoe UI Light"/>
          <w:rPrChange w:id="90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03" w:author="Arnold Zhang" w:date="2019-04-21T18:42:00Z">
            <w:rPr>
              <w:rFonts w:ascii="Cambria" w:hAnsi="Cambria" w:cs="Segoe UI Light"/>
            </w:rPr>
          </w:rPrChange>
        </w:rPr>
        <w:t>redux.glm &lt;- glm(diag</w:t>
      </w:r>
      <w:r w:rsidR="000C097D" w:rsidRPr="008720ED">
        <w:rPr>
          <w:rFonts w:cs="Segoe UI Light"/>
          <w:rPrChange w:id="904" w:author="Arnold Zhang" w:date="2019-04-21T18:42:00Z">
            <w:rPr>
              <w:rFonts w:ascii="Cambria" w:hAnsi="Cambria" w:cs="Segoe UI Light"/>
            </w:rPr>
          </w:rPrChange>
        </w:rPr>
        <w:t>nosis</w:t>
      </w:r>
      <w:r w:rsidRPr="008720ED">
        <w:rPr>
          <w:rFonts w:cs="Segoe UI Light"/>
          <w:rPrChange w:id="905" w:author="Arnold Zhang" w:date="2019-04-21T18:42:00Z">
            <w:rPr>
              <w:rFonts w:ascii="Cambria" w:hAnsi="Cambria" w:cs="Segoe UI Light"/>
            </w:rPr>
          </w:rPrChange>
        </w:rPr>
        <w:t xml:space="preserve"> ~ texture_mean + area_mean + smoothness_mean + compactness_mean + concavity_mean + concave_points_mean + symmetry_mean + fractal_dimension_mean , data=bc.clean, family = binomial(link = "logit") , control = list(maxit = 60))</w:t>
      </w:r>
    </w:p>
    <w:p w14:paraId="7587B208" w14:textId="77777777" w:rsidR="004B1F09" w:rsidRPr="008720ED" w:rsidRDefault="004B1F09" w:rsidP="004B1F09">
      <w:pPr>
        <w:spacing w:after="0" w:line="240" w:lineRule="auto"/>
        <w:rPr>
          <w:rFonts w:cs="Segoe UI Light"/>
          <w:rPrChange w:id="90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07" w:author="Arnold Zhang" w:date="2019-04-21T18:42:00Z">
            <w:rPr>
              <w:rFonts w:ascii="Cambria" w:hAnsi="Cambria" w:cs="Segoe UI Light"/>
            </w:rPr>
          </w:rPrChange>
        </w:rPr>
        <w:t>summary(redux.glm)</w:t>
      </w:r>
    </w:p>
    <w:p w14:paraId="71C5C2A8" w14:textId="77777777" w:rsidR="004B1F09" w:rsidRPr="008720ED" w:rsidRDefault="004B1F09" w:rsidP="004B1F09">
      <w:pPr>
        <w:spacing w:after="0" w:line="240" w:lineRule="auto"/>
        <w:rPr>
          <w:rFonts w:cs="Segoe UI Light"/>
          <w:rPrChange w:id="908" w:author="Arnold Zhang" w:date="2019-04-21T18:42:00Z">
            <w:rPr>
              <w:rFonts w:ascii="Cambria" w:hAnsi="Cambria" w:cs="Segoe UI Light"/>
            </w:rPr>
          </w:rPrChange>
        </w:rPr>
      </w:pPr>
    </w:p>
    <w:p w14:paraId="2F6C8EC0" w14:textId="77777777" w:rsidR="009705BD" w:rsidRDefault="009705BD" w:rsidP="004B1F09">
      <w:pPr>
        <w:spacing w:after="0" w:line="240" w:lineRule="auto"/>
        <w:rPr>
          <w:ins w:id="909" w:author="Arnold Zhang" w:date="2019-04-21T18:54:00Z"/>
          <w:rFonts w:cs="Segoe UI Light"/>
        </w:rPr>
      </w:pPr>
    </w:p>
    <w:p w14:paraId="72AD25DA" w14:textId="77777777" w:rsidR="009705BD" w:rsidRDefault="009705BD" w:rsidP="004B1F09">
      <w:pPr>
        <w:spacing w:after="0" w:line="240" w:lineRule="auto"/>
        <w:rPr>
          <w:ins w:id="910" w:author="Arnold Zhang" w:date="2019-04-21T18:54:00Z"/>
          <w:rFonts w:cs="Segoe UI Light"/>
        </w:rPr>
      </w:pPr>
    </w:p>
    <w:p w14:paraId="77920EAF" w14:textId="77777777" w:rsidR="009705BD" w:rsidRDefault="009705BD" w:rsidP="004B1F09">
      <w:pPr>
        <w:spacing w:after="0" w:line="240" w:lineRule="auto"/>
        <w:rPr>
          <w:ins w:id="911" w:author="Arnold Zhang" w:date="2019-04-21T18:54:00Z"/>
          <w:rFonts w:cs="Segoe UI Light"/>
        </w:rPr>
      </w:pPr>
    </w:p>
    <w:p w14:paraId="394A3E65" w14:textId="77777777" w:rsidR="009705BD" w:rsidRDefault="009705BD" w:rsidP="004B1F09">
      <w:pPr>
        <w:spacing w:after="0" w:line="240" w:lineRule="auto"/>
        <w:rPr>
          <w:ins w:id="912" w:author="Arnold Zhang" w:date="2019-04-21T18:54:00Z"/>
          <w:rFonts w:cs="Segoe UI Light"/>
        </w:rPr>
      </w:pPr>
    </w:p>
    <w:p w14:paraId="4AC99AA5" w14:textId="77777777" w:rsidR="004B1F09" w:rsidRPr="008720ED" w:rsidRDefault="004B1F09" w:rsidP="004B1F09">
      <w:pPr>
        <w:spacing w:after="0" w:line="240" w:lineRule="auto"/>
        <w:rPr>
          <w:rFonts w:cs="Segoe UI Light"/>
          <w:rPrChange w:id="91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14" w:author="Arnold Zhang" w:date="2019-04-21T18:42:00Z">
            <w:rPr>
              <w:rFonts w:ascii="Cambria" w:hAnsi="Cambria" w:cs="Segoe UI Light"/>
            </w:rPr>
          </w:rPrChange>
        </w:rPr>
        <w:t># VIF for covariance between Radius, Perimeter, Area</w:t>
      </w:r>
    </w:p>
    <w:p w14:paraId="333E9046" w14:textId="77777777" w:rsidR="004B1F09" w:rsidRPr="008720ED" w:rsidRDefault="004B1F09" w:rsidP="004B1F09">
      <w:pPr>
        <w:spacing w:after="0" w:line="240" w:lineRule="auto"/>
        <w:rPr>
          <w:rFonts w:cs="Segoe UI Light"/>
          <w:rPrChange w:id="91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16" w:author="Arnold Zhang" w:date="2019-04-21T18:42:00Z">
            <w:rPr>
              <w:rFonts w:ascii="Cambria" w:hAnsi="Cambria" w:cs="Segoe UI Light"/>
            </w:rPr>
          </w:rPrChange>
        </w:rPr>
        <w:t>vif(redux.glm) -&gt; redux.glm.vif</w:t>
      </w:r>
    </w:p>
    <w:p w14:paraId="0231893A" w14:textId="77777777" w:rsidR="004B1F09" w:rsidRPr="008720ED" w:rsidRDefault="004B1F09" w:rsidP="004B1F09">
      <w:pPr>
        <w:spacing w:after="0" w:line="240" w:lineRule="auto"/>
        <w:rPr>
          <w:rFonts w:cs="Segoe UI Light"/>
          <w:rPrChange w:id="91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918" w:author="Arnold Zhang" w:date="2019-04-21T18:42:00Z">
            <w:rPr>
              <w:rFonts w:ascii="Cambria" w:hAnsi="Cambria" w:cs="Segoe UI Light"/>
            </w:rPr>
          </w:rPrChange>
        </w:rPr>
        <w:t>redux.glm.vif</w:t>
      </w:r>
    </w:p>
    <w:p w14:paraId="416A2799" w14:textId="77777777" w:rsidR="004B1F09" w:rsidRPr="008720ED" w:rsidRDefault="004B1F09" w:rsidP="004B1F09">
      <w:pPr>
        <w:spacing w:after="0" w:line="240" w:lineRule="auto"/>
        <w:rPr>
          <w:rFonts w:cs="Segoe UI Light"/>
          <w:rPrChange w:id="919" w:author="Arnold Zhang" w:date="2019-04-21T18:42:00Z">
            <w:rPr>
              <w:rFonts w:ascii="Cambria" w:hAnsi="Cambria" w:cs="Segoe UI Light"/>
            </w:rPr>
          </w:rPrChange>
        </w:rPr>
      </w:pPr>
    </w:p>
    <w:p w14:paraId="207DF4E6" w14:textId="77777777" w:rsidR="004B1F09" w:rsidRPr="0050796C" w:rsidRDefault="004B1F09" w:rsidP="004B1F09">
      <w:pPr>
        <w:spacing w:after="0" w:line="240" w:lineRule="auto"/>
        <w:rPr>
          <w:rFonts w:cs="Segoe UI Light"/>
          <w:rPrChange w:id="920" w:author="Arnold Zhang" w:date="2019-04-21T19:46:00Z">
            <w:rPr>
              <w:rFonts w:ascii="Cambria" w:hAnsi="Cambria" w:cs="Segoe UI Light"/>
            </w:rPr>
          </w:rPrChange>
        </w:rPr>
      </w:pPr>
      <w:r w:rsidRPr="0050796C">
        <w:rPr>
          <w:rFonts w:cs="Segoe UI Light"/>
          <w:rPrChange w:id="921" w:author="Arnold Zhang" w:date="2019-04-21T19:46:00Z">
            <w:rPr>
              <w:rFonts w:ascii="Cambria" w:hAnsi="Cambria" w:cs="Segoe UI Light"/>
            </w:rPr>
          </w:rPrChange>
        </w:rPr>
        <w:t xml:space="preserve">#95% CONFIDENCE INTERVALS </w:t>
      </w:r>
    </w:p>
    <w:p w14:paraId="451E0C3F" w14:textId="1B28DDA5" w:rsidR="001D70DA" w:rsidRPr="0050796C" w:rsidRDefault="004B1F09" w:rsidP="004B1F09">
      <w:pPr>
        <w:spacing w:after="0" w:line="240" w:lineRule="auto"/>
        <w:rPr>
          <w:rFonts w:cs="Segoe UI Light"/>
          <w:rPrChange w:id="922" w:author="Arnold Zhang" w:date="2019-04-21T19:46:00Z">
            <w:rPr>
              <w:rFonts w:ascii="Cambria" w:hAnsi="Cambria" w:cs="Segoe UI Light"/>
            </w:rPr>
          </w:rPrChange>
        </w:rPr>
      </w:pPr>
      <w:r w:rsidRPr="0050796C">
        <w:rPr>
          <w:rFonts w:cs="Segoe UI Light"/>
          <w:rPrChange w:id="923" w:author="Arnold Zhang" w:date="2019-04-21T19:46:00Z">
            <w:rPr>
              <w:rFonts w:ascii="Cambria" w:hAnsi="Cambria" w:cs="Segoe UI Light"/>
            </w:rPr>
          </w:rPrChange>
        </w:rPr>
        <w:t>confint(redux.glm, level = 0.95)</w:t>
      </w:r>
    </w:p>
    <w:p w14:paraId="289CE026" w14:textId="254FE1AE" w:rsidR="001D70DA" w:rsidRPr="0050796C" w:rsidRDefault="001D70DA" w:rsidP="00464991">
      <w:pPr>
        <w:spacing w:after="0" w:line="240" w:lineRule="auto"/>
        <w:rPr>
          <w:rFonts w:cs="Segoe UI Light"/>
          <w:rPrChange w:id="924" w:author="Arnold Zhang" w:date="2019-04-21T19:46:00Z">
            <w:rPr>
              <w:rFonts w:ascii="Cambria" w:hAnsi="Cambria" w:cs="Segoe UI Light"/>
            </w:rPr>
          </w:rPrChange>
        </w:rPr>
      </w:pPr>
    </w:p>
    <w:p w14:paraId="04919BD1" w14:textId="49CFAD80" w:rsidR="001D70DA" w:rsidRPr="0050796C" w:rsidRDefault="001D70DA" w:rsidP="00464991">
      <w:pPr>
        <w:spacing w:after="0" w:line="240" w:lineRule="auto"/>
        <w:rPr>
          <w:ins w:id="925" w:author="Arnold Zhang" w:date="2019-04-21T19:44:00Z"/>
          <w:rFonts w:cs="Segoe UI Light"/>
          <w:rPrChange w:id="926" w:author="Arnold Zhang" w:date="2019-04-21T19:46:00Z">
            <w:rPr>
              <w:ins w:id="927" w:author="Arnold Zhang" w:date="2019-04-21T19:44:00Z"/>
              <w:rFonts w:cs="Segoe UI Light"/>
            </w:rPr>
          </w:rPrChange>
        </w:rPr>
      </w:pPr>
    </w:p>
    <w:p w14:paraId="2B3DFA24" w14:textId="77777777" w:rsidR="0050796C" w:rsidRPr="0050796C" w:rsidRDefault="0050796C" w:rsidP="0050796C">
      <w:pPr>
        <w:spacing w:after="0" w:line="240" w:lineRule="auto"/>
        <w:rPr>
          <w:ins w:id="928" w:author="Arnold Zhang" w:date="2019-04-21T19:44:00Z"/>
          <w:b/>
          <w:rPrChange w:id="929" w:author="Arnold Zhang" w:date="2019-04-21T19:46:00Z">
            <w:rPr>
              <w:ins w:id="930" w:author="Arnold Zhang" w:date="2019-04-21T19:44:00Z"/>
              <w:rFonts w:ascii="Cambria" w:hAnsi="Cambria"/>
              <w:b/>
              <w:sz w:val="24"/>
            </w:rPr>
          </w:rPrChange>
        </w:rPr>
      </w:pPr>
      <w:ins w:id="931" w:author="Arnold Zhang" w:date="2019-04-21T19:44:00Z">
        <w:r w:rsidRPr="0050796C">
          <w:rPr>
            <w:b/>
            <w:rPrChange w:id="932" w:author="Arnold Zhang" w:date="2019-04-21T19:46:00Z">
              <w:rPr>
                <w:rFonts w:ascii="Cambria" w:hAnsi="Cambria"/>
                <w:b/>
                <w:sz w:val="24"/>
              </w:rPr>
            </w:rPrChange>
          </w:rPr>
          <w:t>Code: ROC Curve for Reduced Logistic Model</w:t>
        </w:r>
      </w:ins>
    </w:p>
    <w:p w14:paraId="03B21292" w14:textId="77777777" w:rsidR="0050796C" w:rsidRPr="0050796C" w:rsidRDefault="0050796C" w:rsidP="0050796C">
      <w:pPr>
        <w:spacing w:after="0" w:line="240" w:lineRule="auto"/>
        <w:rPr>
          <w:ins w:id="933" w:author="Arnold Zhang" w:date="2019-04-21T19:44:00Z"/>
          <w:rPrChange w:id="934" w:author="Arnold Zhang" w:date="2019-04-21T19:46:00Z">
            <w:rPr>
              <w:ins w:id="935" w:author="Arnold Zhang" w:date="2019-04-21T19:44:00Z"/>
              <w:rFonts w:ascii="Cambria" w:hAnsi="Cambria"/>
              <w:sz w:val="24"/>
            </w:rPr>
          </w:rPrChange>
        </w:rPr>
      </w:pPr>
      <w:ins w:id="936" w:author="Arnold Zhang" w:date="2019-04-21T19:44:00Z">
        <w:r w:rsidRPr="0050796C">
          <w:rPr>
            <w:rPrChange w:id="937" w:author="Arnold Zhang" w:date="2019-04-21T19:46:00Z">
              <w:rPr>
                <w:rFonts w:ascii="Cambria" w:hAnsi="Cambria"/>
                <w:sz w:val="24"/>
              </w:rPr>
            </w:rPrChange>
          </w:rPr>
          <w:t>#ROC CURVE TO ASSESS</w:t>
        </w:r>
      </w:ins>
    </w:p>
    <w:p w14:paraId="617F1632" w14:textId="77777777" w:rsidR="0050796C" w:rsidRPr="0050796C" w:rsidRDefault="0050796C" w:rsidP="0050796C">
      <w:pPr>
        <w:spacing w:after="0" w:line="240" w:lineRule="auto"/>
        <w:rPr>
          <w:ins w:id="938" w:author="Arnold Zhang" w:date="2019-04-21T19:44:00Z"/>
          <w:rPrChange w:id="939" w:author="Arnold Zhang" w:date="2019-04-21T19:46:00Z">
            <w:rPr>
              <w:ins w:id="940" w:author="Arnold Zhang" w:date="2019-04-21T19:44:00Z"/>
              <w:rFonts w:ascii="Cambria" w:hAnsi="Cambria"/>
              <w:sz w:val="24"/>
            </w:rPr>
          </w:rPrChange>
        </w:rPr>
      </w:pPr>
    </w:p>
    <w:p w14:paraId="63836DFA" w14:textId="77777777" w:rsidR="0050796C" w:rsidRPr="0050796C" w:rsidRDefault="0050796C" w:rsidP="0050796C">
      <w:pPr>
        <w:spacing w:after="0" w:line="240" w:lineRule="auto"/>
        <w:rPr>
          <w:ins w:id="941" w:author="Arnold Zhang" w:date="2019-04-21T19:44:00Z"/>
          <w:rPrChange w:id="942" w:author="Arnold Zhang" w:date="2019-04-21T19:46:00Z">
            <w:rPr>
              <w:ins w:id="943" w:author="Arnold Zhang" w:date="2019-04-21T19:44:00Z"/>
              <w:rFonts w:ascii="Cambria" w:hAnsi="Cambria"/>
              <w:sz w:val="24"/>
            </w:rPr>
          </w:rPrChange>
        </w:rPr>
      </w:pPr>
      <w:ins w:id="944" w:author="Arnold Zhang" w:date="2019-04-21T19:44:00Z">
        <w:r w:rsidRPr="0050796C">
          <w:rPr>
            <w:rPrChange w:id="945" w:author="Arnold Zhang" w:date="2019-04-21T19:46:00Z">
              <w:rPr>
                <w:rFonts w:ascii="Cambria" w:hAnsi="Cambria"/>
                <w:sz w:val="24"/>
              </w:rPr>
            </w:rPrChange>
          </w:rPr>
          <w:t>library(ROCR)</w:t>
        </w:r>
      </w:ins>
    </w:p>
    <w:p w14:paraId="441F0CA7" w14:textId="77777777" w:rsidR="0050796C" w:rsidRPr="0050796C" w:rsidRDefault="0050796C" w:rsidP="0050796C">
      <w:pPr>
        <w:spacing w:after="0" w:line="240" w:lineRule="auto"/>
        <w:rPr>
          <w:ins w:id="946" w:author="Arnold Zhang" w:date="2019-04-21T19:44:00Z"/>
          <w:rPrChange w:id="947" w:author="Arnold Zhang" w:date="2019-04-21T19:46:00Z">
            <w:rPr>
              <w:ins w:id="948" w:author="Arnold Zhang" w:date="2019-04-21T19:44:00Z"/>
              <w:rFonts w:ascii="Cambria" w:hAnsi="Cambria"/>
              <w:sz w:val="24"/>
            </w:rPr>
          </w:rPrChange>
        </w:rPr>
      </w:pPr>
      <w:ins w:id="949" w:author="Arnold Zhang" w:date="2019-04-21T19:44:00Z">
        <w:r w:rsidRPr="0050796C">
          <w:rPr>
            <w:rPrChange w:id="950" w:author="Arnold Zhang" w:date="2019-04-21T19:46:00Z">
              <w:rPr>
                <w:rFonts w:ascii="Cambria" w:hAnsi="Cambria"/>
                <w:sz w:val="24"/>
              </w:rPr>
            </w:rPrChange>
          </w:rPr>
          <w:t>bc_lasso_pred &lt;- predict(redux.glm, newx = bc.clean, type = "response")</w:t>
        </w:r>
      </w:ins>
    </w:p>
    <w:p w14:paraId="76352DAB" w14:textId="77777777" w:rsidR="0050796C" w:rsidRPr="0050796C" w:rsidRDefault="0050796C" w:rsidP="0050796C">
      <w:pPr>
        <w:spacing w:after="0" w:line="240" w:lineRule="auto"/>
        <w:rPr>
          <w:ins w:id="951" w:author="Arnold Zhang" w:date="2019-04-21T19:44:00Z"/>
          <w:rPrChange w:id="952" w:author="Arnold Zhang" w:date="2019-04-21T19:46:00Z">
            <w:rPr>
              <w:ins w:id="953" w:author="Arnold Zhang" w:date="2019-04-21T19:44:00Z"/>
              <w:rFonts w:ascii="Cambria" w:hAnsi="Cambria"/>
              <w:sz w:val="24"/>
            </w:rPr>
          </w:rPrChange>
        </w:rPr>
      </w:pPr>
      <w:ins w:id="954" w:author="Arnold Zhang" w:date="2019-04-21T19:44:00Z">
        <w:r w:rsidRPr="0050796C">
          <w:rPr>
            <w:rPrChange w:id="955" w:author="Arnold Zhang" w:date="2019-04-21T19:46:00Z">
              <w:rPr>
                <w:rFonts w:ascii="Cambria" w:hAnsi="Cambria"/>
                <w:sz w:val="24"/>
              </w:rPr>
            </w:rPrChange>
          </w:rPr>
          <w:t>bc.lasso.pred &lt;- prediction(bc_lasso_pred, bc.clean$diagnosis)</w:t>
        </w:r>
      </w:ins>
    </w:p>
    <w:p w14:paraId="7125F281" w14:textId="77777777" w:rsidR="0050796C" w:rsidRPr="0050796C" w:rsidRDefault="0050796C" w:rsidP="0050796C">
      <w:pPr>
        <w:spacing w:after="0" w:line="240" w:lineRule="auto"/>
        <w:rPr>
          <w:ins w:id="956" w:author="Arnold Zhang" w:date="2019-04-21T19:44:00Z"/>
          <w:rPrChange w:id="957" w:author="Arnold Zhang" w:date="2019-04-21T19:46:00Z">
            <w:rPr>
              <w:ins w:id="958" w:author="Arnold Zhang" w:date="2019-04-21T19:44:00Z"/>
              <w:rFonts w:ascii="Cambria" w:hAnsi="Cambria"/>
              <w:sz w:val="24"/>
            </w:rPr>
          </w:rPrChange>
        </w:rPr>
      </w:pPr>
      <w:ins w:id="959" w:author="Arnold Zhang" w:date="2019-04-21T19:44:00Z">
        <w:r w:rsidRPr="0050796C">
          <w:rPr>
            <w:rPrChange w:id="960" w:author="Arnold Zhang" w:date="2019-04-21T19:46:00Z">
              <w:rPr>
                <w:rFonts w:ascii="Cambria" w:hAnsi="Cambria"/>
                <w:sz w:val="24"/>
              </w:rPr>
            </w:rPrChange>
          </w:rPr>
          <w:t>bc.lasso.perf &lt;- performance(bc.lasso.pred, measure = "prec", x.measure = "rec")</w:t>
        </w:r>
      </w:ins>
    </w:p>
    <w:p w14:paraId="57D52297" w14:textId="77777777" w:rsidR="0050796C" w:rsidRPr="0050796C" w:rsidRDefault="0050796C" w:rsidP="0050796C">
      <w:pPr>
        <w:spacing w:after="0" w:line="240" w:lineRule="auto"/>
        <w:rPr>
          <w:ins w:id="961" w:author="Arnold Zhang" w:date="2019-04-21T19:44:00Z"/>
          <w:rPrChange w:id="962" w:author="Arnold Zhang" w:date="2019-04-21T19:46:00Z">
            <w:rPr>
              <w:ins w:id="963" w:author="Arnold Zhang" w:date="2019-04-21T19:44:00Z"/>
              <w:rFonts w:ascii="Cambria" w:hAnsi="Cambria"/>
              <w:sz w:val="24"/>
            </w:rPr>
          </w:rPrChange>
        </w:rPr>
      </w:pPr>
    </w:p>
    <w:p w14:paraId="269CF211" w14:textId="77777777" w:rsidR="0050796C" w:rsidRPr="0050796C" w:rsidRDefault="0050796C" w:rsidP="0050796C">
      <w:pPr>
        <w:spacing w:after="0" w:line="240" w:lineRule="auto"/>
        <w:rPr>
          <w:ins w:id="964" w:author="Arnold Zhang" w:date="2019-04-21T19:44:00Z"/>
          <w:rPrChange w:id="965" w:author="Arnold Zhang" w:date="2019-04-21T19:46:00Z">
            <w:rPr>
              <w:ins w:id="966" w:author="Arnold Zhang" w:date="2019-04-21T19:44:00Z"/>
              <w:rFonts w:ascii="Cambria" w:hAnsi="Cambria"/>
              <w:sz w:val="24"/>
            </w:rPr>
          </w:rPrChange>
        </w:rPr>
      </w:pPr>
      <w:ins w:id="967" w:author="Arnold Zhang" w:date="2019-04-21T19:44:00Z">
        <w:r w:rsidRPr="0050796C">
          <w:rPr>
            <w:rPrChange w:id="968" w:author="Arnold Zhang" w:date="2019-04-21T19:46:00Z">
              <w:rPr>
                <w:rFonts w:ascii="Cambria" w:hAnsi="Cambria"/>
                <w:sz w:val="24"/>
              </w:rPr>
            </w:rPrChange>
          </w:rPr>
          <w:t>plot(bc.lasso.perf)</w:t>
        </w:r>
      </w:ins>
    </w:p>
    <w:p w14:paraId="4109ACFB" w14:textId="77777777" w:rsidR="0050796C" w:rsidRPr="0050796C" w:rsidRDefault="0050796C" w:rsidP="00464991">
      <w:pPr>
        <w:spacing w:after="0" w:line="240" w:lineRule="auto"/>
        <w:rPr>
          <w:ins w:id="969" w:author="Arnold Zhang" w:date="2019-04-21T19:45:00Z"/>
          <w:rFonts w:cs="Segoe UI Light"/>
          <w:rPrChange w:id="970" w:author="Arnold Zhang" w:date="2019-04-21T19:46:00Z">
            <w:rPr>
              <w:ins w:id="971" w:author="Arnold Zhang" w:date="2019-04-21T19:45:00Z"/>
              <w:rFonts w:cs="Segoe UI Light"/>
            </w:rPr>
          </w:rPrChange>
        </w:rPr>
      </w:pPr>
    </w:p>
    <w:p w14:paraId="183884B6" w14:textId="77777777" w:rsidR="0050796C" w:rsidRPr="0050796C" w:rsidRDefault="0050796C" w:rsidP="00464991">
      <w:pPr>
        <w:spacing w:after="0" w:line="240" w:lineRule="auto"/>
        <w:rPr>
          <w:ins w:id="972" w:author="Arnold Zhang" w:date="2019-04-21T19:45:00Z"/>
          <w:rFonts w:cs="Segoe UI Light"/>
          <w:rPrChange w:id="973" w:author="Arnold Zhang" w:date="2019-04-21T19:46:00Z">
            <w:rPr>
              <w:ins w:id="974" w:author="Arnold Zhang" w:date="2019-04-21T19:45:00Z"/>
              <w:rFonts w:cs="Segoe UI Light"/>
            </w:rPr>
          </w:rPrChange>
        </w:rPr>
      </w:pPr>
    </w:p>
    <w:p w14:paraId="2F43D68C" w14:textId="77777777" w:rsidR="0050796C" w:rsidRPr="0050796C" w:rsidRDefault="0050796C" w:rsidP="0050796C">
      <w:pPr>
        <w:spacing w:after="0" w:line="240" w:lineRule="auto"/>
        <w:rPr>
          <w:ins w:id="975" w:author="Arnold Zhang" w:date="2019-04-21T19:45:00Z"/>
          <w:b/>
          <w:rPrChange w:id="976" w:author="Arnold Zhang" w:date="2019-04-21T19:46:00Z">
            <w:rPr>
              <w:ins w:id="977" w:author="Arnold Zhang" w:date="2019-04-21T19:45:00Z"/>
              <w:rFonts w:ascii="Cambria" w:hAnsi="Cambria"/>
              <w:b/>
              <w:sz w:val="24"/>
            </w:rPr>
          </w:rPrChange>
        </w:rPr>
      </w:pPr>
      <w:ins w:id="978" w:author="Arnold Zhang" w:date="2019-04-21T19:45:00Z">
        <w:r w:rsidRPr="0050796C">
          <w:rPr>
            <w:b/>
            <w:rPrChange w:id="979" w:author="Arnold Zhang" w:date="2019-04-21T19:46:00Z">
              <w:rPr>
                <w:rFonts w:ascii="Cambria" w:hAnsi="Cambria"/>
                <w:b/>
                <w:sz w:val="24"/>
              </w:rPr>
            </w:rPrChange>
          </w:rPr>
          <w:t>Code: LASSO Model Selection</w:t>
        </w:r>
      </w:ins>
    </w:p>
    <w:p w14:paraId="588A92FF" w14:textId="77777777" w:rsidR="0050796C" w:rsidRPr="0050796C" w:rsidRDefault="0050796C" w:rsidP="0050796C">
      <w:pPr>
        <w:spacing w:after="0" w:line="240" w:lineRule="auto"/>
        <w:rPr>
          <w:ins w:id="980" w:author="Arnold Zhang" w:date="2019-04-21T19:45:00Z"/>
          <w:rPrChange w:id="981" w:author="Arnold Zhang" w:date="2019-04-21T19:46:00Z">
            <w:rPr>
              <w:ins w:id="982" w:author="Arnold Zhang" w:date="2019-04-21T19:45:00Z"/>
              <w:rFonts w:ascii="Cambria" w:hAnsi="Cambria"/>
              <w:sz w:val="24"/>
            </w:rPr>
          </w:rPrChange>
        </w:rPr>
      </w:pPr>
      <w:ins w:id="983" w:author="Arnold Zhang" w:date="2019-04-21T19:45:00Z">
        <w:r w:rsidRPr="0050796C">
          <w:rPr>
            <w:rPrChange w:id="984" w:author="Arnold Zhang" w:date="2019-04-21T19:46:00Z">
              <w:rPr>
                <w:rFonts w:ascii="Cambria" w:hAnsi="Cambria"/>
                <w:sz w:val="24"/>
              </w:rPr>
            </w:rPrChange>
          </w:rPr>
          <w:t>library(glmnet)</w:t>
        </w:r>
      </w:ins>
    </w:p>
    <w:p w14:paraId="57362E2E" w14:textId="77777777" w:rsidR="0050796C" w:rsidRPr="0050796C" w:rsidRDefault="0050796C" w:rsidP="0050796C">
      <w:pPr>
        <w:spacing w:after="0" w:line="240" w:lineRule="auto"/>
        <w:rPr>
          <w:ins w:id="985" w:author="Arnold Zhang" w:date="2019-04-21T19:45:00Z"/>
          <w:rPrChange w:id="986" w:author="Arnold Zhang" w:date="2019-04-21T19:46:00Z">
            <w:rPr>
              <w:ins w:id="987" w:author="Arnold Zhang" w:date="2019-04-21T19:45:00Z"/>
              <w:rFonts w:ascii="Cambria" w:hAnsi="Cambria"/>
              <w:sz w:val="24"/>
            </w:rPr>
          </w:rPrChange>
        </w:rPr>
      </w:pPr>
    </w:p>
    <w:p w14:paraId="549689FB" w14:textId="77777777" w:rsidR="0050796C" w:rsidRPr="0050796C" w:rsidRDefault="0050796C" w:rsidP="0050796C">
      <w:pPr>
        <w:spacing w:after="0" w:line="240" w:lineRule="auto"/>
        <w:rPr>
          <w:ins w:id="988" w:author="Arnold Zhang" w:date="2019-04-21T19:45:00Z"/>
          <w:rPrChange w:id="989" w:author="Arnold Zhang" w:date="2019-04-21T19:46:00Z">
            <w:rPr>
              <w:ins w:id="990" w:author="Arnold Zhang" w:date="2019-04-21T19:45:00Z"/>
              <w:rFonts w:ascii="Cambria" w:hAnsi="Cambria"/>
              <w:sz w:val="24"/>
            </w:rPr>
          </w:rPrChange>
        </w:rPr>
      </w:pPr>
      <w:ins w:id="991" w:author="Arnold Zhang" w:date="2019-04-21T19:45:00Z">
        <w:r w:rsidRPr="0050796C">
          <w:rPr>
            <w:rPrChange w:id="992" w:author="Arnold Zhang" w:date="2019-04-21T19:46:00Z">
              <w:rPr>
                <w:rFonts w:ascii="Cambria" w:hAnsi="Cambria"/>
                <w:sz w:val="24"/>
              </w:rPr>
            </w:rPrChange>
          </w:rPr>
          <w:t>#NOTE: GLMNET requires dataframe to be converted to matrix</w:t>
        </w:r>
      </w:ins>
    </w:p>
    <w:p w14:paraId="2E3831E9" w14:textId="77777777" w:rsidR="0050796C" w:rsidRPr="0050796C" w:rsidRDefault="0050796C" w:rsidP="0050796C">
      <w:pPr>
        <w:spacing w:after="0" w:line="240" w:lineRule="auto"/>
        <w:rPr>
          <w:ins w:id="993" w:author="Arnold Zhang" w:date="2019-04-21T19:45:00Z"/>
          <w:rPrChange w:id="994" w:author="Arnold Zhang" w:date="2019-04-21T19:46:00Z">
            <w:rPr>
              <w:ins w:id="995" w:author="Arnold Zhang" w:date="2019-04-21T19:45:00Z"/>
              <w:rFonts w:ascii="Cambria" w:hAnsi="Cambria"/>
              <w:sz w:val="24"/>
            </w:rPr>
          </w:rPrChange>
        </w:rPr>
      </w:pPr>
      <w:ins w:id="996" w:author="Arnold Zhang" w:date="2019-04-21T19:45:00Z">
        <w:r w:rsidRPr="0050796C">
          <w:rPr>
            <w:rPrChange w:id="997" w:author="Arnold Zhang" w:date="2019-04-21T19:46:00Z">
              <w:rPr>
                <w:rFonts w:ascii="Cambria" w:hAnsi="Cambria"/>
                <w:sz w:val="24"/>
              </w:rPr>
            </w:rPrChange>
          </w:rPr>
          <w:t>bc_lasso_mat &lt;- model.matrix(diagnosis ~ ., bc.clean)[,-1]</w:t>
        </w:r>
      </w:ins>
    </w:p>
    <w:p w14:paraId="3CDF7550" w14:textId="77777777" w:rsidR="0050796C" w:rsidRPr="0050796C" w:rsidRDefault="0050796C" w:rsidP="0050796C">
      <w:pPr>
        <w:spacing w:after="0" w:line="240" w:lineRule="auto"/>
        <w:rPr>
          <w:ins w:id="998" w:author="Arnold Zhang" w:date="2019-04-21T19:45:00Z"/>
          <w:rPrChange w:id="999" w:author="Arnold Zhang" w:date="2019-04-21T19:46:00Z">
            <w:rPr>
              <w:ins w:id="1000" w:author="Arnold Zhang" w:date="2019-04-21T19:45:00Z"/>
              <w:rFonts w:ascii="Cambria" w:hAnsi="Cambria"/>
              <w:sz w:val="24"/>
            </w:rPr>
          </w:rPrChange>
        </w:rPr>
      </w:pPr>
      <w:ins w:id="1001" w:author="Arnold Zhang" w:date="2019-04-21T19:45:00Z">
        <w:r w:rsidRPr="0050796C">
          <w:rPr>
            <w:rPrChange w:id="1002" w:author="Arnold Zhang" w:date="2019-04-21T19:46:00Z">
              <w:rPr>
                <w:rFonts w:ascii="Cambria" w:hAnsi="Cambria"/>
                <w:sz w:val="24"/>
              </w:rPr>
            </w:rPrChange>
          </w:rPr>
          <w:t>bc.lasso.glm &lt;- glmnet(bc_lasso_mat, bc.clean$diagnosis, family = "binomial" )</w:t>
        </w:r>
      </w:ins>
    </w:p>
    <w:p w14:paraId="63A44458" w14:textId="77777777" w:rsidR="0050796C" w:rsidRPr="0050796C" w:rsidRDefault="0050796C" w:rsidP="0050796C">
      <w:pPr>
        <w:spacing w:after="0" w:line="240" w:lineRule="auto"/>
        <w:rPr>
          <w:ins w:id="1003" w:author="Arnold Zhang" w:date="2019-04-21T19:45:00Z"/>
          <w:rPrChange w:id="1004" w:author="Arnold Zhang" w:date="2019-04-21T19:46:00Z">
            <w:rPr>
              <w:ins w:id="1005" w:author="Arnold Zhang" w:date="2019-04-21T19:45:00Z"/>
              <w:rFonts w:ascii="Cambria" w:hAnsi="Cambria"/>
              <w:sz w:val="24"/>
            </w:rPr>
          </w:rPrChange>
        </w:rPr>
      </w:pPr>
      <w:ins w:id="1006" w:author="Arnold Zhang" w:date="2019-04-21T19:45:00Z">
        <w:r w:rsidRPr="0050796C">
          <w:rPr>
            <w:rPrChange w:id="1007" w:author="Arnold Zhang" w:date="2019-04-21T19:46:00Z">
              <w:rPr>
                <w:rFonts w:ascii="Cambria" w:hAnsi="Cambria"/>
                <w:sz w:val="24"/>
              </w:rPr>
            </w:rPrChange>
          </w:rPr>
          <w:t>bc.lasso.cv &lt;- cv.glmnet(bc_lasso_mat, bc.clean$diagnosis, family = "binomial")</w:t>
        </w:r>
      </w:ins>
    </w:p>
    <w:p w14:paraId="2FDECC58" w14:textId="77777777" w:rsidR="0050796C" w:rsidRPr="0050796C" w:rsidRDefault="0050796C" w:rsidP="0050796C">
      <w:pPr>
        <w:spacing w:after="0" w:line="240" w:lineRule="auto"/>
        <w:rPr>
          <w:ins w:id="1008" w:author="Arnold Zhang" w:date="2019-04-21T19:45:00Z"/>
          <w:rPrChange w:id="1009" w:author="Arnold Zhang" w:date="2019-04-21T19:46:00Z">
            <w:rPr>
              <w:ins w:id="1010" w:author="Arnold Zhang" w:date="2019-04-21T19:45:00Z"/>
              <w:rFonts w:ascii="Cambria" w:hAnsi="Cambria"/>
              <w:sz w:val="24"/>
            </w:rPr>
          </w:rPrChange>
        </w:rPr>
      </w:pPr>
    </w:p>
    <w:p w14:paraId="115226C9" w14:textId="77777777" w:rsidR="0050796C" w:rsidRPr="0050796C" w:rsidRDefault="0050796C" w:rsidP="0050796C">
      <w:pPr>
        <w:spacing w:after="0" w:line="240" w:lineRule="auto"/>
        <w:rPr>
          <w:ins w:id="1011" w:author="Arnold Zhang" w:date="2019-04-21T19:45:00Z"/>
          <w:rPrChange w:id="1012" w:author="Arnold Zhang" w:date="2019-04-21T19:46:00Z">
            <w:rPr>
              <w:ins w:id="1013" w:author="Arnold Zhang" w:date="2019-04-21T19:45:00Z"/>
              <w:rFonts w:ascii="Cambria" w:hAnsi="Cambria"/>
              <w:sz w:val="24"/>
            </w:rPr>
          </w:rPrChange>
        </w:rPr>
      </w:pPr>
      <w:ins w:id="1014" w:author="Arnold Zhang" w:date="2019-04-21T19:45:00Z">
        <w:r w:rsidRPr="0050796C">
          <w:rPr>
            <w:rPrChange w:id="1015" w:author="Arnold Zhang" w:date="2019-04-21T19:46:00Z">
              <w:rPr>
                <w:rFonts w:ascii="Cambria" w:hAnsi="Cambria"/>
                <w:sz w:val="24"/>
              </w:rPr>
            </w:rPrChange>
          </w:rPr>
          <w:t>bc_lambda_lasso &lt;- bc.lasso.cv$lambda.min</w:t>
        </w:r>
      </w:ins>
    </w:p>
    <w:p w14:paraId="17A6A631" w14:textId="77777777" w:rsidR="0050796C" w:rsidRPr="0050796C" w:rsidRDefault="0050796C" w:rsidP="0050796C">
      <w:pPr>
        <w:spacing w:after="0" w:line="240" w:lineRule="auto"/>
        <w:rPr>
          <w:ins w:id="1016" w:author="Arnold Zhang" w:date="2019-04-21T19:45:00Z"/>
          <w:rPrChange w:id="1017" w:author="Arnold Zhang" w:date="2019-04-21T19:46:00Z">
            <w:rPr>
              <w:ins w:id="1018" w:author="Arnold Zhang" w:date="2019-04-21T19:45:00Z"/>
              <w:rFonts w:ascii="Cambria" w:hAnsi="Cambria"/>
              <w:sz w:val="24"/>
            </w:rPr>
          </w:rPrChange>
        </w:rPr>
      </w:pPr>
      <w:ins w:id="1019" w:author="Arnold Zhang" w:date="2019-04-21T19:45:00Z">
        <w:r w:rsidRPr="0050796C">
          <w:rPr>
            <w:rPrChange w:id="1020" w:author="Arnold Zhang" w:date="2019-04-21T19:46:00Z">
              <w:rPr>
                <w:rFonts w:ascii="Cambria" w:hAnsi="Cambria"/>
                <w:sz w:val="24"/>
              </w:rPr>
            </w:rPrChange>
          </w:rPr>
          <w:t>bc_lambda_lasso</w:t>
        </w:r>
      </w:ins>
    </w:p>
    <w:p w14:paraId="6F426FFA" w14:textId="77777777" w:rsidR="0050796C" w:rsidRPr="0050796C" w:rsidRDefault="0050796C" w:rsidP="0050796C">
      <w:pPr>
        <w:spacing w:after="0" w:line="240" w:lineRule="auto"/>
        <w:rPr>
          <w:ins w:id="1021" w:author="Arnold Zhang" w:date="2019-04-21T19:45:00Z"/>
          <w:b/>
          <w:rPrChange w:id="1022" w:author="Arnold Zhang" w:date="2019-04-21T19:46:00Z">
            <w:rPr>
              <w:ins w:id="1023" w:author="Arnold Zhang" w:date="2019-04-21T19:45:00Z"/>
              <w:rFonts w:ascii="Cambria" w:hAnsi="Cambria"/>
              <w:b/>
              <w:sz w:val="24"/>
            </w:rPr>
          </w:rPrChange>
        </w:rPr>
      </w:pPr>
    </w:p>
    <w:p w14:paraId="62CEC347" w14:textId="77777777" w:rsidR="0050796C" w:rsidRPr="0050796C" w:rsidRDefault="0050796C" w:rsidP="0050796C">
      <w:pPr>
        <w:spacing w:after="0" w:line="240" w:lineRule="auto"/>
        <w:rPr>
          <w:ins w:id="1024" w:author="Arnold Zhang" w:date="2019-04-21T19:45:00Z"/>
          <w:rPrChange w:id="1025" w:author="Arnold Zhang" w:date="2019-04-21T19:46:00Z">
            <w:rPr>
              <w:ins w:id="1026" w:author="Arnold Zhang" w:date="2019-04-21T19:45:00Z"/>
              <w:rFonts w:ascii="Cambria" w:hAnsi="Cambria"/>
              <w:sz w:val="24"/>
            </w:rPr>
          </w:rPrChange>
        </w:rPr>
      </w:pPr>
      <w:ins w:id="1027" w:author="Arnold Zhang" w:date="2019-04-21T19:45:00Z">
        <w:r w:rsidRPr="0050796C">
          <w:rPr>
            <w:rPrChange w:id="1028" w:author="Arnold Zhang" w:date="2019-04-21T19:46:00Z">
              <w:rPr>
                <w:rFonts w:ascii="Cambria" w:hAnsi="Cambria"/>
                <w:sz w:val="24"/>
              </w:rPr>
            </w:rPrChange>
          </w:rPr>
          <w:t># Output the final coefficients from GLMNET LASSO</w:t>
        </w:r>
      </w:ins>
    </w:p>
    <w:p w14:paraId="31266591" w14:textId="77777777" w:rsidR="0050796C" w:rsidRPr="0050796C" w:rsidRDefault="0050796C" w:rsidP="0050796C">
      <w:pPr>
        <w:spacing w:after="0" w:line="240" w:lineRule="auto"/>
        <w:rPr>
          <w:ins w:id="1029" w:author="Arnold Zhang" w:date="2019-04-21T19:45:00Z"/>
          <w:rPrChange w:id="1030" w:author="Arnold Zhang" w:date="2019-04-21T19:46:00Z">
            <w:rPr>
              <w:ins w:id="1031" w:author="Arnold Zhang" w:date="2019-04-21T19:45:00Z"/>
              <w:rFonts w:ascii="Cambria" w:hAnsi="Cambria"/>
              <w:sz w:val="24"/>
            </w:rPr>
          </w:rPrChange>
        </w:rPr>
      </w:pPr>
      <w:ins w:id="1032" w:author="Arnold Zhang" w:date="2019-04-21T19:45:00Z">
        <w:r w:rsidRPr="0050796C">
          <w:rPr>
            <w:rPrChange w:id="1033" w:author="Arnold Zhang" w:date="2019-04-21T19:46:00Z">
              <w:rPr>
                <w:rFonts w:ascii="Cambria" w:hAnsi="Cambria"/>
                <w:sz w:val="24"/>
              </w:rPr>
            </w:rPrChange>
          </w:rPr>
          <w:t>predict(bc.lasso.cv, type = "coefficients", s = bc_lambda_lasso )</w:t>
        </w:r>
      </w:ins>
    </w:p>
    <w:p w14:paraId="29133F4C" w14:textId="77777777" w:rsidR="0050796C" w:rsidRPr="0050796C" w:rsidRDefault="0050796C" w:rsidP="0050796C">
      <w:pPr>
        <w:spacing w:after="0" w:line="240" w:lineRule="auto"/>
        <w:rPr>
          <w:ins w:id="1034" w:author="Arnold Zhang" w:date="2019-04-21T19:45:00Z"/>
          <w:rPrChange w:id="1035" w:author="Arnold Zhang" w:date="2019-04-21T19:46:00Z">
            <w:rPr>
              <w:ins w:id="1036" w:author="Arnold Zhang" w:date="2019-04-21T19:45:00Z"/>
              <w:rFonts w:ascii="Cambria" w:hAnsi="Cambria"/>
              <w:sz w:val="24"/>
            </w:rPr>
          </w:rPrChange>
        </w:rPr>
      </w:pPr>
    </w:p>
    <w:p w14:paraId="6270155B" w14:textId="77777777" w:rsidR="0050796C" w:rsidRPr="0050796C" w:rsidRDefault="0050796C" w:rsidP="0050796C">
      <w:pPr>
        <w:spacing w:after="0" w:line="240" w:lineRule="auto"/>
        <w:rPr>
          <w:ins w:id="1037" w:author="Arnold Zhang" w:date="2019-04-21T19:45:00Z"/>
          <w:b/>
          <w:rPrChange w:id="1038" w:author="Arnold Zhang" w:date="2019-04-21T19:46:00Z">
            <w:rPr>
              <w:ins w:id="1039" w:author="Arnold Zhang" w:date="2019-04-21T19:45:00Z"/>
              <w:rFonts w:ascii="Cambria" w:hAnsi="Cambria"/>
              <w:b/>
              <w:sz w:val="24"/>
            </w:rPr>
          </w:rPrChange>
        </w:rPr>
      </w:pPr>
    </w:p>
    <w:p w14:paraId="00F04098" w14:textId="77777777" w:rsidR="0050796C" w:rsidRPr="0050796C" w:rsidRDefault="0050796C" w:rsidP="0050796C">
      <w:pPr>
        <w:spacing w:after="0" w:line="240" w:lineRule="auto"/>
        <w:rPr>
          <w:ins w:id="1040" w:author="Arnold Zhang" w:date="2019-04-21T19:45:00Z"/>
          <w:b/>
          <w:rPrChange w:id="1041" w:author="Arnold Zhang" w:date="2019-04-21T19:46:00Z">
            <w:rPr>
              <w:ins w:id="1042" w:author="Arnold Zhang" w:date="2019-04-21T19:45:00Z"/>
              <w:rFonts w:ascii="Cambria" w:hAnsi="Cambria"/>
              <w:b/>
              <w:sz w:val="24"/>
            </w:rPr>
          </w:rPrChange>
        </w:rPr>
      </w:pPr>
      <w:ins w:id="1043" w:author="Arnold Zhang" w:date="2019-04-21T19:45:00Z">
        <w:r w:rsidRPr="0050796C">
          <w:rPr>
            <w:b/>
            <w:rPrChange w:id="1044" w:author="Arnold Zhang" w:date="2019-04-21T19:46:00Z">
              <w:rPr>
                <w:rFonts w:ascii="Cambria" w:hAnsi="Cambria"/>
                <w:b/>
                <w:sz w:val="24"/>
              </w:rPr>
            </w:rPrChange>
          </w:rPr>
          <w:t>Code: AIC Stepwise Feature Selection</w:t>
        </w:r>
      </w:ins>
    </w:p>
    <w:p w14:paraId="1BEAB65A" w14:textId="77777777" w:rsidR="0050796C" w:rsidRPr="0050796C" w:rsidRDefault="0050796C" w:rsidP="0050796C">
      <w:pPr>
        <w:spacing w:after="0" w:line="240" w:lineRule="auto"/>
        <w:rPr>
          <w:ins w:id="1045" w:author="Arnold Zhang" w:date="2019-04-21T19:45:00Z"/>
          <w:rPrChange w:id="1046" w:author="Arnold Zhang" w:date="2019-04-21T19:46:00Z">
            <w:rPr>
              <w:ins w:id="1047" w:author="Arnold Zhang" w:date="2019-04-21T19:45:00Z"/>
              <w:rFonts w:ascii="Cambria" w:hAnsi="Cambria"/>
              <w:sz w:val="24"/>
            </w:rPr>
          </w:rPrChange>
        </w:rPr>
      </w:pPr>
      <w:ins w:id="1048" w:author="Arnold Zhang" w:date="2019-04-21T19:45:00Z">
        <w:r w:rsidRPr="0050796C">
          <w:rPr>
            <w:rPrChange w:id="1049" w:author="Arnold Zhang" w:date="2019-04-21T19:46:00Z">
              <w:rPr>
                <w:rFonts w:ascii="Cambria" w:hAnsi="Cambria"/>
                <w:sz w:val="24"/>
              </w:rPr>
            </w:rPrChange>
          </w:rPr>
          <w:t>library(MASS)</w:t>
        </w:r>
      </w:ins>
    </w:p>
    <w:p w14:paraId="166257D7" w14:textId="77777777" w:rsidR="0050796C" w:rsidRPr="0050796C" w:rsidRDefault="0050796C" w:rsidP="0050796C">
      <w:pPr>
        <w:spacing w:after="0" w:line="240" w:lineRule="auto"/>
        <w:rPr>
          <w:ins w:id="1050" w:author="Arnold Zhang" w:date="2019-04-21T19:45:00Z"/>
          <w:rPrChange w:id="1051" w:author="Arnold Zhang" w:date="2019-04-21T19:46:00Z">
            <w:rPr>
              <w:ins w:id="1052" w:author="Arnold Zhang" w:date="2019-04-21T19:45:00Z"/>
              <w:rFonts w:ascii="Cambria" w:hAnsi="Cambria"/>
              <w:sz w:val="24"/>
            </w:rPr>
          </w:rPrChange>
        </w:rPr>
      </w:pPr>
      <w:ins w:id="1053" w:author="Arnold Zhang" w:date="2019-04-21T19:45:00Z">
        <w:r w:rsidRPr="0050796C">
          <w:rPr>
            <w:rPrChange w:id="1054" w:author="Arnold Zhang" w:date="2019-04-21T19:46:00Z">
              <w:rPr>
                <w:rFonts w:ascii="Cambria" w:hAnsi="Cambria"/>
                <w:sz w:val="24"/>
              </w:rPr>
            </w:rPrChange>
          </w:rPr>
          <w:t xml:space="preserve">main.glm.step &lt;- stepAIC( </w:t>
        </w:r>
      </w:ins>
    </w:p>
    <w:p w14:paraId="55D09A79" w14:textId="77777777" w:rsidR="0050796C" w:rsidRPr="0050796C" w:rsidRDefault="0050796C" w:rsidP="0050796C">
      <w:pPr>
        <w:spacing w:after="0" w:line="240" w:lineRule="auto"/>
        <w:ind w:firstLine="720"/>
        <w:rPr>
          <w:ins w:id="1055" w:author="Arnold Zhang" w:date="2019-04-21T19:45:00Z"/>
          <w:rPrChange w:id="1056" w:author="Arnold Zhang" w:date="2019-04-21T19:46:00Z">
            <w:rPr>
              <w:ins w:id="1057" w:author="Arnold Zhang" w:date="2019-04-21T19:45:00Z"/>
              <w:rFonts w:ascii="Cambria" w:hAnsi="Cambria"/>
              <w:sz w:val="24"/>
            </w:rPr>
          </w:rPrChange>
        </w:rPr>
      </w:pPr>
      <w:ins w:id="1058" w:author="Arnold Zhang" w:date="2019-04-21T19:45:00Z">
        <w:r w:rsidRPr="0050796C">
          <w:rPr>
            <w:rPrChange w:id="1059" w:author="Arnold Zhang" w:date="2019-04-21T19:46:00Z">
              <w:rPr>
                <w:rFonts w:ascii="Cambria" w:hAnsi="Cambria"/>
                <w:sz w:val="24"/>
              </w:rPr>
            </w:rPrChange>
          </w:rPr>
          <w:t>main.glm, trace = 0, family = binomial(link = "logit"), direction = "both", test="Chisq"</w:t>
        </w:r>
      </w:ins>
    </w:p>
    <w:p w14:paraId="3EC30177" w14:textId="77777777" w:rsidR="0050796C" w:rsidRPr="0050796C" w:rsidRDefault="0050796C" w:rsidP="0050796C">
      <w:pPr>
        <w:spacing w:after="0" w:line="240" w:lineRule="auto"/>
        <w:rPr>
          <w:ins w:id="1060" w:author="Arnold Zhang" w:date="2019-04-21T19:45:00Z"/>
          <w:rPrChange w:id="1061" w:author="Arnold Zhang" w:date="2019-04-21T19:46:00Z">
            <w:rPr>
              <w:ins w:id="1062" w:author="Arnold Zhang" w:date="2019-04-21T19:45:00Z"/>
              <w:rFonts w:ascii="Cambria" w:hAnsi="Cambria"/>
              <w:sz w:val="24"/>
            </w:rPr>
          </w:rPrChange>
        </w:rPr>
      </w:pPr>
      <w:ins w:id="1063" w:author="Arnold Zhang" w:date="2019-04-21T19:45:00Z">
        <w:r w:rsidRPr="0050796C">
          <w:rPr>
            <w:rPrChange w:id="1064" w:author="Arnold Zhang" w:date="2019-04-21T19:46:00Z">
              <w:rPr>
                <w:rFonts w:ascii="Cambria" w:hAnsi="Cambria"/>
                <w:sz w:val="24"/>
              </w:rPr>
            </w:rPrChange>
          </w:rPr>
          <w:t xml:space="preserve">) </w:t>
        </w:r>
      </w:ins>
    </w:p>
    <w:p w14:paraId="5A1C0ADF" w14:textId="77777777" w:rsidR="0050796C" w:rsidRPr="0050796C" w:rsidRDefault="0050796C" w:rsidP="0050796C">
      <w:pPr>
        <w:spacing w:after="0" w:line="240" w:lineRule="auto"/>
        <w:rPr>
          <w:ins w:id="1065" w:author="Arnold Zhang" w:date="2019-04-21T19:45:00Z"/>
          <w:rPrChange w:id="1066" w:author="Arnold Zhang" w:date="2019-04-21T19:46:00Z">
            <w:rPr>
              <w:ins w:id="1067" w:author="Arnold Zhang" w:date="2019-04-21T19:45:00Z"/>
              <w:rFonts w:ascii="Cambria" w:hAnsi="Cambria"/>
              <w:sz w:val="24"/>
            </w:rPr>
          </w:rPrChange>
        </w:rPr>
      </w:pPr>
    </w:p>
    <w:p w14:paraId="00D9E249" w14:textId="77777777" w:rsidR="0050796C" w:rsidRPr="0050796C" w:rsidRDefault="0050796C" w:rsidP="0050796C">
      <w:pPr>
        <w:spacing w:after="0" w:line="240" w:lineRule="auto"/>
        <w:rPr>
          <w:ins w:id="1068" w:author="Arnold Zhang" w:date="2019-04-21T19:45:00Z"/>
          <w:rPrChange w:id="1069" w:author="Arnold Zhang" w:date="2019-04-21T19:46:00Z">
            <w:rPr>
              <w:ins w:id="1070" w:author="Arnold Zhang" w:date="2019-04-21T19:45:00Z"/>
              <w:rFonts w:ascii="Cambria" w:hAnsi="Cambria"/>
              <w:sz w:val="24"/>
            </w:rPr>
          </w:rPrChange>
        </w:rPr>
      </w:pPr>
      <w:ins w:id="1071" w:author="Arnold Zhang" w:date="2019-04-21T19:45:00Z">
        <w:r w:rsidRPr="0050796C">
          <w:rPr>
            <w:rPrChange w:id="1072" w:author="Arnold Zhang" w:date="2019-04-21T19:46:00Z">
              <w:rPr>
                <w:rFonts w:ascii="Cambria" w:hAnsi="Cambria"/>
                <w:sz w:val="24"/>
              </w:rPr>
            </w:rPrChange>
          </w:rPr>
          <w:t>plot(main.glm.step)</w:t>
        </w:r>
      </w:ins>
    </w:p>
    <w:p w14:paraId="41CAB2C2" w14:textId="77777777" w:rsidR="0050796C" w:rsidRPr="0050796C" w:rsidRDefault="0050796C" w:rsidP="0050796C">
      <w:pPr>
        <w:spacing w:after="0" w:line="240" w:lineRule="auto"/>
        <w:rPr>
          <w:ins w:id="1073" w:author="Arnold Zhang" w:date="2019-04-21T19:45:00Z"/>
          <w:rPrChange w:id="1074" w:author="Arnold Zhang" w:date="2019-04-21T19:46:00Z">
            <w:rPr>
              <w:ins w:id="1075" w:author="Arnold Zhang" w:date="2019-04-21T19:45:00Z"/>
              <w:rFonts w:ascii="Cambria" w:hAnsi="Cambria"/>
              <w:sz w:val="24"/>
            </w:rPr>
          </w:rPrChange>
        </w:rPr>
      </w:pPr>
      <w:ins w:id="1076" w:author="Arnold Zhang" w:date="2019-04-21T19:45:00Z">
        <w:r w:rsidRPr="0050796C">
          <w:rPr>
            <w:rPrChange w:id="1077" w:author="Arnold Zhang" w:date="2019-04-21T19:46:00Z">
              <w:rPr>
                <w:rFonts w:ascii="Cambria" w:hAnsi="Cambria"/>
                <w:sz w:val="24"/>
              </w:rPr>
            </w:rPrChange>
          </w:rPr>
          <w:t>summary(main.glm.step)</w:t>
        </w:r>
      </w:ins>
    </w:p>
    <w:p w14:paraId="7D3682C6" w14:textId="77777777" w:rsidR="0050796C" w:rsidRPr="0050796C" w:rsidRDefault="0050796C" w:rsidP="00464991">
      <w:pPr>
        <w:spacing w:after="0" w:line="240" w:lineRule="auto"/>
        <w:rPr>
          <w:ins w:id="1078" w:author="Arnold Zhang" w:date="2019-04-21T19:45:00Z"/>
          <w:rFonts w:cs="Segoe UI Light"/>
          <w:rPrChange w:id="1079" w:author="Arnold Zhang" w:date="2019-04-21T19:46:00Z">
            <w:rPr>
              <w:ins w:id="1080" w:author="Arnold Zhang" w:date="2019-04-21T19:45:00Z"/>
              <w:rFonts w:cs="Segoe UI Light"/>
            </w:rPr>
          </w:rPrChange>
        </w:rPr>
      </w:pPr>
    </w:p>
    <w:p w14:paraId="4B47FCF4" w14:textId="77777777" w:rsidR="0050796C" w:rsidRDefault="0050796C" w:rsidP="00464991">
      <w:pPr>
        <w:spacing w:after="0" w:line="240" w:lineRule="auto"/>
        <w:rPr>
          <w:ins w:id="1081" w:author="Arnold Zhang" w:date="2019-04-21T19:46:00Z"/>
          <w:rFonts w:cs="Segoe UI Light"/>
        </w:rPr>
      </w:pPr>
    </w:p>
    <w:p w14:paraId="048AAEEA" w14:textId="77777777" w:rsidR="0050796C" w:rsidRPr="0050796C" w:rsidRDefault="0050796C" w:rsidP="00464991">
      <w:pPr>
        <w:spacing w:after="0" w:line="240" w:lineRule="auto"/>
        <w:rPr>
          <w:rFonts w:cs="Segoe UI Light"/>
          <w:rPrChange w:id="1082" w:author="Arnold Zhang" w:date="2019-04-21T19:46:00Z">
            <w:rPr>
              <w:rFonts w:ascii="Cambria" w:hAnsi="Cambria" w:cs="Segoe UI Light"/>
            </w:rPr>
          </w:rPrChange>
        </w:rPr>
      </w:pPr>
    </w:p>
    <w:p w14:paraId="57650592" w14:textId="77777777" w:rsidR="0050796C" w:rsidRDefault="0050796C" w:rsidP="00464991">
      <w:pPr>
        <w:spacing w:after="0" w:line="240" w:lineRule="auto"/>
        <w:rPr>
          <w:ins w:id="1083" w:author="Arnold Zhang" w:date="2019-04-21T19:46:00Z"/>
          <w:rFonts w:cs="Segoe UI Light"/>
          <w:b/>
        </w:rPr>
      </w:pPr>
    </w:p>
    <w:p w14:paraId="3F3FE16A" w14:textId="16821CCE" w:rsidR="00327F0B" w:rsidRPr="0050796C" w:rsidDel="0050796C" w:rsidRDefault="00327F0B" w:rsidP="00464991">
      <w:pPr>
        <w:spacing w:after="0" w:line="240" w:lineRule="auto"/>
        <w:rPr>
          <w:del w:id="1084" w:author="Arnold Zhang" w:date="2019-04-21T19:45:00Z"/>
          <w:rFonts w:cs="Segoe UI Light"/>
          <w:b/>
          <w:rPrChange w:id="1085" w:author="Arnold Zhang" w:date="2019-04-21T19:46:00Z">
            <w:rPr>
              <w:del w:id="1086" w:author="Arnold Zhang" w:date="2019-04-21T19:45:00Z"/>
              <w:rFonts w:ascii="Cambria" w:hAnsi="Cambria" w:cs="Segoe UI Light"/>
            </w:rPr>
          </w:rPrChange>
        </w:rPr>
      </w:pPr>
      <w:del w:id="1087" w:author="Arnold Zhang" w:date="2019-04-21T19:45:00Z">
        <w:r w:rsidRPr="0050796C" w:rsidDel="0050796C">
          <w:rPr>
            <w:rFonts w:cs="Segoe UI Light"/>
            <w:b/>
            <w:rPrChange w:id="1088" w:author="Arnold Zhang" w:date="2019-04-21T19:46:00Z">
              <w:rPr>
                <w:rFonts w:ascii="Cambria" w:hAnsi="Cambria" w:cs="Segoe UI Light"/>
              </w:rPr>
            </w:rPrChange>
          </w:rPr>
          <w:delText>Code: Logistic Step Feature Selection</w:delText>
        </w:r>
      </w:del>
    </w:p>
    <w:p w14:paraId="09A8CA05" w14:textId="1897D924" w:rsidR="00327F0B" w:rsidRPr="0050796C" w:rsidDel="0050796C" w:rsidRDefault="00327F0B" w:rsidP="00464991">
      <w:pPr>
        <w:spacing w:after="0" w:line="240" w:lineRule="auto"/>
        <w:rPr>
          <w:del w:id="1089" w:author="Arnold Zhang" w:date="2019-04-21T19:45:00Z"/>
          <w:rFonts w:cs="Segoe UI Light"/>
          <w:rPrChange w:id="1090" w:author="Arnold Zhang" w:date="2019-04-21T19:46:00Z">
            <w:rPr>
              <w:del w:id="1091" w:author="Arnold Zhang" w:date="2019-04-21T19:45:00Z"/>
              <w:rFonts w:ascii="Cambria" w:hAnsi="Cambria" w:cs="Segoe UI Light"/>
            </w:rPr>
          </w:rPrChange>
        </w:rPr>
      </w:pPr>
    </w:p>
    <w:p w14:paraId="57E2A823" w14:textId="70A21E8B" w:rsidR="008712AF" w:rsidRPr="0050796C" w:rsidDel="0050796C" w:rsidRDefault="008712AF" w:rsidP="008712AF">
      <w:pPr>
        <w:spacing w:after="0" w:line="240" w:lineRule="auto"/>
        <w:rPr>
          <w:del w:id="1092" w:author="Arnold Zhang" w:date="2019-04-21T19:45:00Z"/>
          <w:rFonts w:cs="Segoe UI Light"/>
          <w:rPrChange w:id="1093" w:author="Arnold Zhang" w:date="2019-04-21T19:46:00Z">
            <w:rPr>
              <w:del w:id="1094" w:author="Arnold Zhang" w:date="2019-04-21T19:45:00Z"/>
              <w:rFonts w:ascii="Cambria" w:hAnsi="Cambria" w:cs="Segoe UI Light"/>
            </w:rPr>
          </w:rPrChange>
        </w:rPr>
      </w:pPr>
      <w:del w:id="1095" w:author="Arnold Zhang" w:date="2019-04-21T19:45:00Z">
        <w:r w:rsidRPr="0050796C" w:rsidDel="0050796C">
          <w:rPr>
            <w:rFonts w:cs="Segoe UI Light"/>
            <w:rPrChange w:id="1096" w:author="Arnold Zhang" w:date="2019-04-21T19:46:00Z">
              <w:rPr>
                <w:rFonts w:ascii="Cambria" w:hAnsi="Cambria" w:cs="Segoe UI Light"/>
              </w:rPr>
            </w:rPrChange>
          </w:rPr>
          <w:delText>#MAIN MODEL STEP SELECTION</w:delText>
        </w:r>
      </w:del>
    </w:p>
    <w:p w14:paraId="10760111" w14:textId="167A9BC2" w:rsidR="008712AF" w:rsidRPr="0050796C" w:rsidDel="0050796C" w:rsidRDefault="008712AF" w:rsidP="008712AF">
      <w:pPr>
        <w:spacing w:after="0" w:line="240" w:lineRule="auto"/>
        <w:rPr>
          <w:del w:id="1097" w:author="Arnold Zhang" w:date="2019-04-21T19:45:00Z"/>
          <w:rFonts w:cs="Segoe UI Light"/>
          <w:rPrChange w:id="1098" w:author="Arnold Zhang" w:date="2019-04-21T19:46:00Z">
            <w:rPr>
              <w:del w:id="1099" w:author="Arnold Zhang" w:date="2019-04-21T19:45:00Z"/>
              <w:rFonts w:ascii="Cambria" w:hAnsi="Cambria" w:cs="Segoe UI Light"/>
            </w:rPr>
          </w:rPrChange>
        </w:rPr>
      </w:pPr>
    </w:p>
    <w:p w14:paraId="1A139DEE" w14:textId="7AFB7592" w:rsidR="008712AF" w:rsidRPr="0050796C" w:rsidDel="0050796C" w:rsidRDefault="008712AF" w:rsidP="008712AF">
      <w:pPr>
        <w:spacing w:after="0" w:line="240" w:lineRule="auto"/>
        <w:rPr>
          <w:del w:id="1100" w:author="Arnold Zhang" w:date="2019-04-21T19:45:00Z"/>
          <w:rFonts w:cs="Segoe UI Light"/>
          <w:rPrChange w:id="1101" w:author="Arnold Zhang" w:date="2019-04-21T19:46:00Z">
            <w:rPr>
              <w:del w:id="1102" w:author="Arnold Zhang" w:date="2019-04-21T19:45:00Z"/>
              <w:rFonts w:ascii="Cambria" w:hAnsi="Cambria" w:cs="Segoe UI Light"/>
            </w:rPr>
          </w:rPrChange>
        </w:rPr>
      </w:pPr>
      <w:del w:id="1103" w:author="Arnold Zhang" w:date="2019-04-21T19:45:00Z">
        <w:r w:rsidRPr="0050796C" w:rsidDel="0050796C">
          <w:rPr>
            <w:rFonts w:cs="Segoe UI Light"/>
            <w:rPrChange w:id="1104" w:author="Arnold Zhang" w:date="2019-04-21T19:46:00Z">
              <w:rPr>
                <w:rFonts w:ascii="Cambria" w:hAnsi="Cambria" w:cs="Segoe UI Light"/>
              </w:rPr>
            </w:rPrChange>
          </w:rPr>
          <w:delText>library(MASS)</w:delText>
        </w:r>
      </w:del>
    </w:p>
    <w:p w14:paraId="7D9E6223" w14:textId="22094C84" w:rsidR="008712AF" w:rsidRPr="0050796C" w:rsidDel="0050796C" w:rsidRDefault="008712AF" w:rsidP="008712AF">
      <w:pPr>
        <w:spacing w:after="0" w:line="240" w:lineRule="auto"/>
        <w:rPr>
          <w:del w:id="1105" w:author="Arnold Zhang" w:date="2019-04-21T19:45:00Z"/>
          <w:rFonts w:cs="Segoe UI Light"/>
          <w:rPrChange w:id="1106" w:author="Arnold Zhang" w:date="2019-04-21T19:46:00Z">
            <w:rPr>
              <w:del w:id="1107" w:author="Arnold Zhang" w:date="2019-04-21T19:45:00Z"/>
              <w:rFonts w:ascii="Cambria" w:hAnsi="Cambria" w:cs="Segoe UI Light"/>
            </w:rPr>
          </w:rPrChange>
        </w:rPr>
      </w:pPr>
      <w:del w:id="1108" w:author="Arnold Zhang" w:date="2019-04-21T19:45:00Z">
        <w:r w:rsidRPr="0050796C" w:rsidDel="0050796C">
          <w:rPr>
            <w:rFonts w:cs="Segoe UI Light"/>
            <w:rPrChange w:id="1109" w:author="Arnold Zhang" w:date="2019-04-21T19:46:00Z">
              <w:rPr>
                <w:rFonts w:ascii="Cambria" w:hAnsi="Cambria" w:cs="Segoe UI Light"/>
              </w:rPr>
            </w:rPrChange>
          </w:rPr>
          <w:delText xml:space="preserve">main.glm.step &lt;- stepAIC( main.glm, trace = 1, family = binomial(link = "logit"), direction = "both") </w:delText>
        </w:r>
      </w:del>
    </w:p>
    <w:p w14:paraId="4027DF23" w14:textId="164C1DD4" w:rsidR="008712AF" w:rsidRPr="0050796C" w:rsidDel="0050796C" w:rsidRDefault="008712AF" w:rsidP="008712AF">
      <w:pPr>
        <w:spacing w:after="0" w:line="240" w:lineRule="auto"/>
        <w:rPr>
          <w:del w:id="1110" w:author="Arnold Zhang" w:date="2019-04-21T19:45:00Z"/>
          <w:rFonts w:cs="Segoe UI Light"/>
          <w:rPrChange w:id="1111" w:author="Arnold Zhang" w:date="2019-04-21T19:46:00Z">
            <w:rPr>
              <w:del w:id="1112" w:author="Arnold Zhang" w:date="2019-04-21T19:45:00Z"/>
              <w:rFonts w:ascii="Cambria" w:hAnsi="Cambria" w:cs="Segoe UI Light"/>
            </w:rPr>
          </w:rPrChange>
        </w:rPr>
      </w:pPr>
      <w:del w:id="1113" w:author="Arnold Zhang" w:date="2019-04-21T19:45:00Z">
        <w:r w:rsidRPr="0050796C" w:rsidDel="0050796C">
          <w:rPr>
            <w:rFonts w:cs="Segoe UI Light"/>
            <w:rPrChange w:id="1114" w:author="Arnold Zhang" w:date="2019-04-21T19:46:00Z">
              <w:rPr>
                <w:rFonts w:ascii="Cambria" w:hAnsi="Cambria" w:cs="Segoe UI Light"/>
              </w:rPr>
            </w:rPrChange>
          </w:rPr>
          <w:delText># step(main.glm, trace = F, scope = list(lower = redux.glm), direction="both", test="Chisq", data=bc.clean)</w:delText>
        </w:r>
      </w:del>
    </w:p>
    <w:p w14:paraId="54A81675" w14:textId="0121120E" w:rsidR="008712AF" w:rsidRPr="0050796C" w:rsidDel="0050796C" w:rsidRDefault="008712AF" w:rsidP="008712AF">
      <w:pPr>
        <w:spacing w:after="0" w:line="240" w:lineRule="auto"/>
        <w:rPr>
          <w:del w:id="1115" w:author="Arnold Zhang" w:date="2019-04-21T19:45:00Z"/>
          <w:rFonts w:cs="Segoe UI Light"/>
          <w:rPrChange w:id="1116" w:author="Arnold Zhang" w:date="2019-04-21T19:46:00Z">
            <w:rPr>
              <w:del w:id="1117" w:author="Arnold Zhang" w:date="2019-04-21T19:45:00Z"/>
              <w:rFonts w:ascii="Cambria" w:hAnsi="Cambria" w:cs="Segoe UI Light"/>
            </w:rPr>
          </w:rPrChange>
        </w:rPr>
      </w:pPr>
    </w:p>
    <w:p w14:paraId="58F4560D" w14:textId="5CA428A4" w:rsidR="00327F0B" w:rsidRPr="0050796C" w:rsidDel="0050796C" w:rsidRDefault="008712AF" w:rsidP="008712AF">
      <w:pPr>
        <w:spacing w:after="0" w:line="240" w:lineRule="auto"/>
        <w:rPr>
          <w:del w:id="1118" w:author="Arnold Zhang" w:date="2019-04-21T19:45:00Z"/>
          <w:rFonts w:cs="Segoe UI Light"/>
          <w:rPrChange w:id="1119" w:author="Arnold Zhang" w:date="2019-04-21T19:46:00Z">
            <w:rPr>
              <w:del w:id="1120" w:author="Arnold Zhang" w:date="2019-04-21T19:45:00Z"/>
              <w:rFonts w:ascii="Cambria" w:hAnsi="Cambria" w:cs="Segoe UI Light"/>
            </w:rPr>
          </w:rPrChange>
        </w:rPr>
      </w:pPr>
      <w:del w:id="1121" w:author="Arnold Zhang" w:date="2019-04-21T19:45:00Z">
        <w:r w:rsidRPr="0050796C" w:rsidDel="0050796C">
          <w:rPr>
            <w:rFonts w:cs="Segoe UI Light"/>
            <w:rPrChange w:id="1122" w:author="Arnold Zhang" w:date="2019-04-21T19:46:00Z">
              <w:rPr>
                <w:rFonts w:ascii="Cambria" w:hAnsi="Cambria" w:cs="Segoe UI Light"/>
              </w:rPr>
            </w:rPrChange>
          </w:rPr>
          <w:delText>plot(main.glm.step)</w:delText>
        </w:r>
      </w:del>
    </w:p>
    <w:p w14:paraId="7048750A" w14:textId="77777777" w:rsidR="009705BD" w:rsidRPr="0050796C" w:rsidRDefault="009705BD" w:rsidP="00464991">
      <w:pPr>
        <w:spacing w:after="0" w:line="240" w:lineRule="auto"/>
        <w:rPr>
          <w:rFonts w:cs="Segoe UI Light"/>
          <w:rPrChange w:id="1123" w:author="Arnold Zhang" w:date="2019-04-21T19:46:00Z">
            <w:rPr>
              <w:rFonts w:ascii="Cambria" w:hAnsi="Cambria" w:cs="Segoe UI Light"/>
            </w:rPr>
          </w:rPrChange>
        </w:rPr>
      </w:pPr>
    </w:p>
    <w:p w14:paraId="1E0038EE" w14:textId="4A012B5B" w:rsidR="00E802AD" w:rsidRPr="0050796C" w:rsidRDefault="00E802AD" w:rsidP="00E802AD">
      <w:pPr>
        <w:spacing w:after="0" w:line="240" w:lineRule="auto"/>
        <w:rPr>
          <w:rFonts w:cs="Segoe UI Light"/>
          <w:b/>
          <w:rPrChange w:id="1124" w:author="Arnold Zhang" w:date="2019-04-21T19:46:00Z">
            <w:rPr>
              <w:rFonts w:ascii="Cambria" w:hAnsi="Cambria" w:cs="Segoe UI Light"/>
              <w:b/>
            </w:rPr>
          </w:rPrChange>
        </w:rPr>
      </w:pPr>
      <w:r w:rsidRPr="0050796C">
        <w:rPr>
          <w:rFonts w:cs="Segoe UI Light"/>
          <w:b/>
          <w:rPrChange w:id="1125" w:author="Arnold Zhang" w:date="2019-04-21T19:46:00Z">
            <w:rPr>
              <w:rFonts w:ascii="Cambria" w:hAnsi="Cambria" w:cs="Segoe UI Light"/>
              <w:b/>
            </w:rPr>
          </w:rPrChange>
        </w:rPr>
        <w:lastRenderedPageBreak/>
        <w:t>Code: Plotting Logistic Regression Simplified Model – Area Mean, Texture Mean, Smoothness Mean</w:t>
      </w:r>
    </w:p>
    <w:p w14:paraId="0994BDF5" w14:textId="2F3593FF" w:rsidR="00E802AD" w:rsidRPr="0050796C" w:rsidRDefault="00E802AD" w:rsidP="00E802AD">
      <w:pPr>
        <w:spacing w:after="0" w:line="240" w:lineRule="auto"/>
        <w:rPr>
          <w:rFonts w:cs="Segoe UI Light"/>
          <w:rPrChange w:id="1126" w:author="Arnold Zhang" w:date="2019-04-21T19:45:00Z">
            <w:rPr>
              <w:rFonts w:ascii="Cambria" w:hAnsi="Cambria" w:cs="Segoe UI Light"/>
            </w:rPr>
          </w:rPrChange>
        </w:rPr>
      </w:pPr>
    </w:p>
    <w:p w14:paraId="2A481C06" w14:textId="77777777" w:rsidR="00E802AD" w:rsidRPr="008720ED" w:rsidRDefault="00E802AD" w:rsidP="00E802AD">
      <w:pPr>
        <w:spacing w:after="0" w:line="240" w:lineRule="auto"/>
        <w:rPr>
          <w:rFonts w:cs="Segoe UI Light"/>
          <w:rPrChange w:id="112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28" w:author="Arnold Zhang" w:date="2019-04-21T18:42:00Z">
            <w:rPr>
              <w:rFonts w:ascii="Cambria" w:hAnsi="Cambria" w:cs="Segoe UI Light"/>
            </w:rPr>
          </w:rPrChange>
        </w:rPr>
        <w:t># Area Mean vs Diagnosis</w:t>
      </w:r>
    </w:p>
    <w:p w14:paraId="2B67D89D" w14:textId="77777777" w:rsidR="00E802AD" w:rsidRPr="008720ED" w:rsidRDefault="00E802AD" w:rsidP="00E802AD">
      <w:pPr>
        <w:spacing w:after="0" w:line="240" w:lineRule="auto"/>
        <w:rPr>
          <w:rFonts w:cs="Segoe UI Light"/>
          <w:rPrChange w:id="112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30" w:author="Arnold Zhang" w:date="2019-04-21T18:42:00Z">
            <w:rPr>
              <w:rFonts w:ascii="Cambria" w:hAnsi="Cambria" w:cs="Segoe UI Light"/>
            </w:rPr>
          </w:rPrChange>
        </w:rPr>
        <w:t>library(popbio)</w:t>
      </w:r>
    </w:p>
    <w:p w14:paraId="49EDCEFC" w14:textId="77777777" w:rsidR="00E802AD" w:rsidRPr="008720ED" w:rsidRDefault="00E802AD" w:rsidP="00E802AD">
      <w:pPr>
        <w:spacing w:after="0" w:line="240" w:lineRule="auto"/>
        <w:rPr>
          <w:rFonts w:cs="Segoe UI Light"/>
          <w:rPrChange w:id="113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32" w:author="Arnold Zhang" w:date="2019-04-21T18:42:00Z">
            <w:rPr>
              <w:rFonts w:ascii="Cambria" w:hAnsi="Cambria" w:cs="Segoe UI Light"/>
            </w:rPr>
          </w:rPrChange>
        </w:rPr>
        <w:t>logi.hist.plot(bc.boolean$radius_mean, bc.boolean$diag_bool, boxp = F, type = "hist")</w:t>
      </w:r>
    </w:p>
    <w:p w14:paraId="432A6C1E" w14:textId="77777777" w:rsidR="00E802AD" w:rsidRPr="008720ED" w:rsidRDefault="00E802AD" w:rsidP="00E802AD">
      <w:pPr>
        <w:spacing w:after="0" w:line="240" w:lineRule="auto"/>
        <w:rPr>
          <w:rFonts w:cs="Segoe UI Light"/>
          <w:rPrChange w:id="1133" w:author="Arnold Zhang" w:date="2019-04-21T18:42:00Z">
            <w:rPr>
              <w:rFonts w:ascii="Cambria" w:hAnsi="Cambria" w:cs="Segoe UI Light"/>
            </w:rPr>
          </w:rPrChange>
        </w:rPr>
      </w:pPr>
    </w:p>
    <w:p w14:paraId="4D829B2E" w14:textId="77777777" w:rsidR="00E802AD" w:rsidRPr="008720ED" w:rsidRDefault="00E802AD" w:rsidP="00E802AD">
      <w:pPr>
        <w:spacing w:after="0" w:line="240" w:lineRule="auto"/>
        <w:rPr>
          <w:rFonts w:cs="Segoe UI Light"/>
          <w:rPrChange w:id="1134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35" w:author="Arnold Zhang" w:date="2019-04-21T18:42:00Z">
            <w:rPr>
              <w:rFonts w:ascii="Cambria" w:hAnsi="Cambria" w:cs="Segoe UI Light"/>
            </w:rPr>
          </w:rPrChange>
        </w:rPr>
        <w:t># Texture Mean vs Diagnosis</w:t>
      </w:r>
    </w:p>
    <w:p w14:paraId="26881D36" w14:textId="77777777" w:rsidR="00E802AD" w:rsidRPr="008720ED" w:rsidRDefault="00E802AD" w:rsidP="00E802AD">
      <w:pPr>
        <w:spacing w:after="0" w:line="240" w:lineRule="auto"/>
        <w:rPr>
          <w:rFonts w:cs="Segoe UI Light"/>
          <w:rPrChange w:id="113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37" w:author="Arnold Zhang" w:date="2019-04-21T18:42:00Z">
            <w:rPr>
              <w:rFonts w:ascii="Cambria" w:hAnsi="Cambria" w:cs="Segoe UI Light"/>
            </w:rPr>
          </w:rPrChange>
        </w:rPr>
        <w:t>library(popbio)</w:t>
      </w:r>
    </w:p>
    <w:p w14:paraId="4ED570DD" w14:textId="77777777" w:rsidR="00E802AD" w:rsidRPr="008720ED" w:rsidRDefault="00E802AD" w:rsidP="00E802AD">
      <w:pPr>
        <w:spacing w:after="0" w:line="240" w:lineRule="auto"/>
        <w:rPr>
          <w:rFonts w:cs="Segoe UI Light"/>
          <w:rPrChange w:id="113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39" w:author="Arnold Zhang" w:date="2019-04-21T18:42:00Z">
            <w:rPr>
              <w:rFonts w:ascii="Cambria" w:hAnsi="Cambria" w:cs="Segoe UI Light"/>
            </w:rPr>
          </w:rPrChange>
        </w:rPr>
        <w:t>logi.hist.plot(bc.boolean$texture_mean, bc.boolean$diag_bool, boxp = F, type = "hist")</w:t>
      </w:r>
    </w:p>
    <w:p w14:paraId="6D57BCBA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0" w:author="Arnold Zhang" w:date="2019-04-21T18:42:00Z">
            <w:rPr>
              <w:rFonts w:ascii="Cambria" w:hAnsi="Cambria" w:cs="Segoe UI Light"/>
            </w:rPr>
          </w:rPrChange>
        </w:rPr>
      </w:pPr>
    </w:p>
    <w:p w14:paraId="59F021BB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42" w:author="Arnold Zhang" w:date="2019-04-21T18:42:00Z">
            <w:rPr>
              <w:rFonts w:ascii="Cambria" w:hAnsi="Cambria" w:cs="Segoe UI Light"/>
            </w:rPr>
          </w:rPrChange>
        </w:rPr>
        <w:t># Smoothness Mean vs Diagnosis</w:t>
      </w:r>
    </w:p>
    <w:p w14:paraId="6C4AEE01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44" w:author="Arnold Zhang" w:date="2019-04-21T18:42:00Z">
            <w:rPr>
              <w:rFonts w:ascii="Cambria" w:hAnsi="Cambria" w:cs="Segoe UI Light"/>
            </w:rPr>
          </w:rPrChange>
        </w:rPr>
        <w:t>library(popbio)</w:t>
      </w:r>
    </w:p>
    <w:p w14:paraId="11998BDC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46" w:author="Arnold Zhang" w:date="2019-04-21T18:42:00Z">
            <w:rPr>
              <w:rFonts w:ascii="Cambria" w:hAnsi="Cambria" w:cs="Segoe UI Light"/>
            </w:rPr>
          </w:rPrChange>
        </w:rPr>
        <w:t>logi.hist.plot(bc.boolean$smoothness_mean, bc.boolean$diag_bool, boxp = F, type = "hist")</w:t>
      </w:r>
    </w:p>
    <w:p w14:paraId="4A973530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7" w:author="Arnold Zhang" w:date="2019-04-21T18:42:00Z">
            <w:rPr>
              <w:rFonts w:ascii="Cambria" w:hAnsi="Cambria" w:cs="Segoe UI Light"/>
            </w:rPr>
          </w:rPrChange>
        </w:rPr>
      </w:pPr>
    </w:p>
    <w:p w14:paraId="25E04A1B" w14:textId="77777777" w:rsidR="00E802AD" w:rsidRPr="008720ED" w:rsidRDefault="00E802AD" w:rsidP="00E802AD">
      <w:pPr>
        <w:spacing w:after="0" w:line="240" w:lineRule="auto"/>
        <w:rPr>
          <w:rFonts w:cs="Segoe UI Light"/>
          <w:rPrChange w:id="1148" w:author="Arnold Zhang" w:date="2019-04-21T18:42:00Z">
            <w:rPr>
              <w:rFonts w:ascii="Cambria" w:hAnsi="Cambria" w:cs="Segoe UI Light"/>
            </w:rPr>
          </w:rPrChange>
        </w:rPr>
      </w:pPr>
    </w:p>
    <w:p w14:paraId="50BC57C9" w14:textId="39C18579" w:rsidR="007F310C" w:rsidRPr="008720ED" w:rsidRDefault="000E5789" w:rsidP="007F310C">
      <w:pPr>
        <w:spacing w:after="0" w:line="240" w:lineRule="auto"/>
        <w:rPr>
          <w:rFonts w:cs="Segoe UI Light"/>
          <w:b/>
          <w:rPrChange w:id="1149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150" w:author="Arnold Zhang" w:date="2019-04-21T18:42:00Z">
            <w:rPr>
              <w:rFonts w:ascii="Cambria" w:hAnsi="Cambria" w:cs="Segoe UI Light"/>
              <w:b/>
            </w:rPr>
          </w:rPrChange>
        </w:rPr>
        <w:t xml:space="preserve">Code: </w:t>
      </w:r>
      <w:r w:rsidR="007F310C" w:rsidRPr="008720ED">
        <w:rPr>
          <w:rFonts w:cs="Segoe UI Light"/>
          <w:b/>
          <w:rPrChange w:id="1151" w:author="Arnold Zhang" w:date="2019-04-21T18:42:00Z">
            <w:rPr>
              <w:rFonts w:ascii="Cambria" w:hAnsi="Cambria" w:cs="Segoe UI Light"/>
              <w:b/>
            </w:rPr>
          </w:rPrChange>
        </w:rPr>
        <w:t>Setting up 5-fold cross-validation</w:t>
      </w:r>
    </w:p>
    <w:p w14:paraId="6480943B" w14:textId="77777777" w:rsidR="007F310C" w:rsidRPr="008720ED" w:rsidRDefault="007F310C" w:rsidP="007F310C">
      <w:pPr>
        <w:spacing w:after="0" w:line="240" w:lineRule="auto"/>
        <w:rPr>
          <w:rFonts w:cs="Segoe UI Light"/>
          <w:rPrChange w:id="1152" w:author="Arnold Zhang" w:date="2019-04-21T18:42:00Z">
            <w:rPr>
              <w:rFonts w:ascii="Cambria" w:hAnsi="Cambria" w:cs="Segoe UI Light"/>
            </w:rPr>
          </w:rPrChange>
        </w:rPr>
      </w:pPr>
    </w:p>
    <w:p w14:paraId="7076220F" w14:textId="77777777" w:rsidR="007F310C" w:rsidRPr="008720ED" w:rsidRDefault="007F310C" w:rsidP="007F310C">
      <w:pPr>
        <w:spacing w:after="0" w:line="240" w:lineRule="auto"/>
        <w:rPr>
          <w:rFonts w:cs="Segoe UI Light"/>
          <w:rPrChange w:id="115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54" w:author="Arnold Zhang" w:date="2019-04-21T18:42:00Z">
            <w:rPr>
              <w:rFonts w:ascii="Cambria" w:hAnsi="Cambria" w:cs="Segoe UI Light"/>
            </w:rPr>
          </w:rPrChange>
        </w:rPr>
        <w:t>ctrl &lt;- trainControl(method = "cv",</w:t>
      </w:r>
    </w:p>
    <w:p w14:paraId="7F058FE8" w14:textId="77777777" w:rsidR="007F310C" w:rsidRPr="008720ED" w:rsidRDefault="007F310C" w:rsidP="007F310C">
      <w:pPr>
        <w:spacing w:after="0" w:line="240" w:lineRule="auto"/>
        <w:rPr>
          <w:rFonts w:cs="Segoe UI Light"/>
          <w:rPrChange w:id="115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56" w:author="Arnold Zhang" w:date="2019-04-21T18:42:00Z">
            <w:rPr>
              <w:rFonts w:ascii="Cambria" w:hAnsi="Cambria" w:cs="Segoe UI Light"/>
            </w:rPr>
          </w:rPrChange>
        </w:rPr>
        <w:t xml:space="preserve">                     number = 5)</w:t>
      </w:r>
    </w:p>
    <w:p w14:paraId="1A849628" w14:textId="77777777" w:rsidR="007F310C" w:rsidRDefault="007F310C" w:rsidP="007F310C">
      <w:pPr>
        <w:spacing w:after="0" w:line="240" w:lineRule="auto"/>
        <w:rPr>
          <w:ins w:id="1157" w:author="Arnold Zhang" w:date="2019-04-21T18:54:00Z"/>
          <w:rFonts w:cs="Segoe UI Light"/>
        </w:rPr>
      </w:pPr>
    </w:p>
    <w:p w14:paraId="26BF045C" w14:textId="1043FC0E" w:rsidR="009705BD" w:rsidRPr="008720ED" w:rsidDel="0050796C" w:rsidRDefault="009705BD" w:rsidP="007F310C">
      <w:pPr>
        <w:spacing w:after="0" w:line="240" w:lineRule="auto"/>
        <w:rPr>
          <w:del w:id="1158" w:author="Arnold Zhang" w:date="2019-04-21T19:46:00Z"/>
          <w:rFonts w:cs="Segoe UI Light"/>
          <w:rPrChange w:id="1159" w:author="Arnold Zhang" w:date="2019-04-21T18:42:00Z">
            <w:rPr>
              <w:del w:id="1160" w:author="Arnold Zhang" w:date="2019-04-21T19:46:00Z"/>
              <w:rFonts w:ascii="Cambria" w:hAnsi="Cambria" w:cs="Segoe UI Light"/>
            </w:rPr>
          </w:rPrChange>
        </w:rPr>
      </w:pPr>
    </w:p>
    <w:p w14:paraId="6B814343" w14:textId="0916FD57" w:rsidR="007F310C" w:rsidRPr="008720ED" w:rsidRDefault="000E5789" w:rsidP="007F310C">
      <w:pPr>
        <w:spacing w:after="0" w:line="240" w:lineRule="auto"/>
        <w:rPr>
          <w:rFonts w:cs="Segoe UI Light"/>
          <w:b/>
          <w:rPrChange w:id="1161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162" w:author="Arnold Zhang" w:date="2019-04-21T18:42:00Z">
            <w:rPr>
              <w:rFonts w:ascii="Cambria" w:hAnsi="Cambria" w:cs="Segoe UI Light"/>
              <w:b/>
            </w:rPr>
          </w:rPrChange>
        </w:rPr>
        <w:t xml:space="preserve">Code: </w:t>
      </w:r>
      <w:r w:rsidR="007F310C" w:rsidRPr="008720ED">
        <w:rPr>
          <w:rFonts w:cs="Segoe UI Light"/>
          <w:b/>
          <w:rPrChange w:id="1163" w:author="Arnold Zhang" w:date="2019-04-21T18:42:00Z">
            <w:rPr>
              <w:rFonts w:ascii="Cambria" w:hAnsi="Cambria" w:cs="Segoe UI Light"/>
              <w:b/>
            </w:rPr>
          </w:rPrChange>
        </w:rPr>
        <w:t>Function for plotting confusion matrices</w:t>
      </w:r>
    </w:p>
    <w:p w14:paraId="5AC5C00E" w14:textId="77777777" w:rsidR="000E5789" w:rsidRPr="008720ED" w:rsidRDefault="000E5789" w:rsidP="007F310C">
      <w:pPr>
        <w:spacing w:after="0" w:line="240" w:lineRule="auto"/>
        <w:rPr>
          <w:rFonts w:cs="Segoe UI Light"/>
          <w:rPrChange w:id="1164" w:author="Arnold Zhang" w:date="2019-04-21T18:42:00Z">
            <w:rPr>
              <w:rFonts w:ascii="Cambria" w:hAnsi="Cambria" w:cs="Segoe UI Light"/>
            </w:rPr>
          </w:rPrChange>
        </w:rPr>
      </w:pPr>
    </w:p>
    <w:p w14:paraId="2EE3066C" w14:textId="1B5D0642" w:rsidR="007F310C" w:rsidRPr="008720ED" w:rsidRDefault="007F310C" w:rsidP="007F310C">
      <w:pPr>
        <w:spacing w:after="0" w:line="240" w:lineRule="auto"/>
        <w:rPr>
          <w:rFonts w:cs="Segoe UI Light"/>
          <w:rPrChange w:id="116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66" w:author="Arnold Zhang" w:date="2019-04-21T18:42:00Z">
            <w:rPr>
              <w:rFonts w:ascii="Cambria" w:hAnsi="Cambria" w:cs="Segoe UI Light"/>
            </w:rPr>
          </w:rPrChange>
        </w:rPr>
        <w:t>cm_plot &lt;- function(ml, title) {</w:t>
      </w:r>
    </w:p>
    <w:p w14:paraId="567A1F9F" w14:textId="77777777" w:rsidR="007F310C" w:rsidRPr="008720ED" w:rsidRDefault="007F310C" w:rsidP="007F310C">
      <w:pPr>
        <w:spacing w:after="0" w:line="240" w:lineRule="auto"/>
        <w:rPr>
          <w:rFonts w:cs="Segoe UI Light"/>
          <w:rPrChange w:id="116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68" w:author="Arnold Zhang" w:date="2019-04-21T18:42:00Z">
            <w:rPr>
              <w:rFonts w:ascii="Cambria" w:hAnsi="Cambria" w:cs="Segoe UI Light"/>
            </w:rPr>
          </w:rPrChange>
        </w:rPr>
        <w:t xml:space="preserve">  confusionMatrix(ml)$table %&gt;%</w:t>
      </w:r>
    </w:p>
    <w:p w14:paraId="261BEE0E" w14:textId="77777777" w:rsidR="007F310C" w:rsidRPr="008720ED" w:rsidRDefault="007F310C" w:rsidP="007F310C">
      <w:pPr>
        <w:spacing w:after="0" w:line="240" w:lineRule="auto"/>
        <w:rPr>
          <w:rFonts w:cs="Segoe UI Light"/>
          <w:rPrChange w:id="116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70" w:author="Arnold Zhang" w:date="2019-04-21T18:42:00Z">
            <w:rPr>
              <w:rFonts w:ascii="Cambria" w:hAnsi="Cambria" w:cs="Segoe UI Light"/>
            </w:rPr>
          </w:rPrChange>
        </w:rPr>
        <w:t xml:space="preserve">    round(1) %&gt;%</w:t>
      </w:r>
    </w:p>
    <w:p w14:paraId="18885A04" w14:textId="77777777" w:rsidR="007F310C" w:rsidRPr="008720ED" w:rsidRDefault="007F310C" w:rsidP="007F310C">
      <w:pPr>
        <w:spacing w:after="0" w:line="240" w:lineRule="auto"/>
        <w:rPr>
          <w:rFonts w:cs="Segoe UI Light"/>
          <w:rPrChange w:id="117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72" w:author="Arnold Zhang" w:date="2019-04-21T18:42:00Z">
            <w:rPr>
              <w:rFonts w:ascii="Cambria" w:hAnsi="Cambria" w:cs="Segoe UI Light"/>
            </w:rPr>
          </w:rPrChange>
        </w:rPr>
        <w:t xml:space="preserve">    fourfoldplot(</w:t>
      </w:r>
    </w:p>
    <w:p w14:paraId="41F21781" w14:textId="77777777" w:rsidR="007F310C" w:rsidRPr="008720ED" w:rsidRDefault="007F310C" w:rsidP="007F310C">
      <w:pPr>
        <w:spacing w:after="0" w:line="240" w:lineRule="auto"/>
        <w:rPr>
          <w:rFonts w:cs="Segoe UI Light"/>
          <w:rPrChange w:id="117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74" w:author="Arnold Zhang" w:date="2019-04-21T18:42:00Z">
            <w:rPr>
              <w:rFonts w:ascii="Cambria" w:hAnsi="Cambria" w:cs="Segoe UI Light"/>
            </w:rPr>
          </w:rPrChange>
        </w:rPr>
        <w:t xml:space="preserve">      color = c("#CC6666", "#99CC99"),</w:t>
      </w:r>
    </w:p>
    <w:p w14:paraId="7F7C97B6" w14:textId="77777777" w:rsidR="007F310C" w:rsidRPr="008720ED" w:rsidRDefault="007F310C" w:rsidP="007F310C">
      <w:pPr>
        <w:spacing w:after="0" w:line="240" w:lineRule="auto"/>
        <w:rPr>
          <w:rFonts w:cs="Segoe UI Light"/>
          <w:rPrChange w:id="117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76" w:author="Arnold Zhang" w:date="2019-04-21T18:42:00Z">
            <w:rPr>
              <w:rFonts w:ascii="Cambria" w:hAnsi="Cambria" w:cs="Segoe UI Light"/>
            </w:rPr>
          </w:rPrChange>
        </w:rPr>
        <w:t xml:space="preserve">      main=title, </w:t>
      </w:r>
    </w:p>
    <w:p w14:paraId="69D517E0" w14:textId="77777777" w:rsidR="007F310C" w:rsidRPr="008720ED" w:rsidRDefault="007F310C" w:rsidP="007F310C">
      <w:pPr>
        <w:spacing w:after="0" w:line="240" w:lineRule="auto"/>
        <w:rPr>
          <w:rFonts w:cs="Segoe UI Light"/>
          <w:rPrChange w:id="117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78" w:author="Arnold Zhang" w:date="2019-04-21T18:42:00Z">
            <w:rPr>
              <w:rFonts w:ascii="Cambria" w:hAnsi="Cambria" w:cs="Segoe UI Light"/>
            </w:rPr>
          </w:rPrChange>
        </w:rPr>
        <w:t xml:space="preserve">      conf.level=0, </w:t>
      </w:r>
    </w:p>
    <w:p w14:paraId="2F01E8D5" w14:textId="77777777" w:rsidR="007F310C" w:rsidRPr="008720ED" w:rsidRDefault="007F310C" w:rsidP="007F310C">
      <w:pPr>
        <w:spacing w:after="0" w:line="240" w:lineRule="auto"/>
        <w:rPr>
          <w:rFonts w:cs="Segoe UI Light"/>
          <w:rPrChange w:id="117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80" w:author="Arnold Zhang" w:date="2019-04-21T18:42:00Z">
            <w:rPr>
              <w:rFonts w:ascii="Cambria" w:hAnsi="Cambria" w:cs="Segoe UI Light"/>
            </w:rPr>
          </w:rPrChange>
        </w:rPr>
        <w:t xml:space="preserve">      margin=1</w:t>
      </w:r>
    </w:p>
    <w:p w14:paraId="774E01E7" w14:textId="77777777" w:rsidR="007F310C" w:rsidRPr="008720ED" w:rsidRDefault="007F310C" w:rsidP="007F310C">
      <w:pPr>
        <w:spacing w:after="0" w:line="240" w:lineRule="auto"/>
        <w:rPr>
          <w:rFonts w:cs="Segoe UI Light"/>
          <w:rPrChange w:id="118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82" w:author="Arnold Zhang" w:date="2019-04-21T18:42:00Z">
            <w:rPr>
              <w:rFonts w:ascii="Cambria" w:hAnsi="Cambria" w:cs="Segoe UI Light"/>
            </w:rPr>
          </w:rPrChange>
        </w:rPr>
        <w:t xml:space="preserve">    )</w:t>
      </w:r>
    </w:p>
    <w:p w14:paraId="06ABE28C" w14:textId="77777777" w:rsidR="007F310C" w:rsidRPr="008720ED" w:rsidRDefault="007F310C" w:rsidP="007F310C">
      <w:pPr>
        <w:spacing w:after="0" w:line="240" w:lineRule="auto"/>
        <w:rPr>
          <w:rFonts w:cs="Segoe UI Light"/>
          <w:rPrChange w:id="118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84" w:author="Arnold Zhang" w:date="2019-04-21T18:42:00Z">
            <w:rPr>
              <w:rFonts w:ascii="Cambria" w:hAnsi="Cambria" w:cs="Segoe UI Light"/>
            </w:rPr>
          </w:rPrChange>
        </w:rPr>
        <w:t>}</w:t>
      </w:r>
    </w:p>
    <w:p w14:paraId="382ECEF3" w14:textId="77777777" w:rsidR="007F310C" w:rsidRPr="008720ED" w:rsidRDefault="007F310C" w:rsidP="007F310C">
      <w:pPr>
        <w:spacing w:after="0" w:line="240" w:lineRule="auto"/>
        <w:rPr>
          <w:rFonts w:cs="Segoe UI Light"/>
          <w:rPrChange w:id="1185" w:author="Arnold Zhang" w:date="2019-04-21T18:42:00Z">
            <w:rPr>
              <w:rFonts w:ascii="Cambria" w:hAnsi="Cambria" w:cs="Segoe UI Light"/>
            </w:rPr>
          </w:rPrChange>
        </w:rPr>
      </w:pPr>
    </w:p>
    <w:p w14:paraId="76C60296" w14:textId="1B295E09" w:rsidR="007F310C" w:rsidRPr="008720ED" w:rsidDel="0050796C" w:rsidRDefault="007F310C" w:rsidP="007F310C">
      <w:pPr>
        <w:spacing w:after="0" w:line="240" w:lineRule="auto"/>
        <w:rPr>
          <w:del w:id="1186" w:author="Arnold Zhang" w:date="2019-04-21T19:46:00Z"/>
          <w:rFonts w:cs="Segoe UI Light"/>
          <w:rPrChange w:id="1187" w:author="Arnold Zhang" w:date="2019-04-21T18:42:00Z">
            <w:rPr>
              <w:del w:id="1188" w:author="Arnold Zhang" w:date="2019-04-21T19:46:00Z"/>
              <w:rFonts w:ascii="Cambria" w:hAnsi="Cambria" w:cs="Segoe UI Light"/>
            </w:rPr>
          </w:rPrChange>
        </w:rPr>
      </w:pPr>
    </w:p>
    <w:p w14:paraId="255E2B2E" w14:textId="743360F3" w:rsidR="007F310C" w:rsidRPr="008720ED" w:rsidRDefault="000E5789" w:rsidP="007F310C">
      <w:pPr>
        <w:spacing w:after="0" w:line="240" w:lineRule="auto"/>
        <w:rPr>
          <w:rFonts w:cs="Segoe UI Light"/>
          <w:b/>
          <w:rPrChange w:id="1189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190" w:author="Arnold Zhang" w:date="2019-04-21T18:42:00Z">
            <w:rPr>
              <w:rFonts w:ascii="Cambria" w:hAnsi="Cambria" w:cs="Segoe UI Light"/>
              <w:b/>
            </w:rPr>
          </w:rPrChange>
        </w:rPr>
        <w:t xml:space="preserve">Code: </w:t>
      </w:r>
      <w:r w:rsidR="007F310C" w:rsidRPr="008720ED">
        <w:rPr>
          <w:rFonts w:cs="Segoe UI Light"/>
          <w:b/>
          <w:rPrChange w:id="1191" w:author="Arnold Zhang" w:date="2019-04-21T18:42:00Z">
            <w:rPr>
              <w:rFonts w:ascii="Cambria" w:hAnsi="Cambria" w:cs="Segoe UI Light"/>
              <w:b/>
            </w:rPr>
          </w:rPrChange>
        </w:rPr>
        <w:t>Logistic Regression</w:t>
      </w:r>
      <w:r w:rsidRPr="008720ED">
        <w:rPr>
          <w:rFonts w:cs="Segoe UI Light"/>
          <w:b/>
          <w:rPrChange w:id="1192" w:author="Arnold Zhang" w:date="2019-04-21T18:42:00Z">
            <w:rPr>
              <w:rFonts w:ascii="Cambria" w:hAnsi="Cambria" w:cs="Segoe UI Light"/>
              <w:b/>
            </w:rPr>
          </w:rPrChange>
        </w:rPr>
        <w:t xml:space="preserve"> [Predictive w/ PCA Components]</w:t>
      </w:r>
    </w:p>
    <w:p w14:paraId="28AB52C3" w14:textId="6690C50F" w:rsidR="007F310C" w:rsidRPr="008720ED" w:rsidRDefault="007F310C" w:rsidP="007F310C">
      <w:pPr>
        <w:spacing w:after="0" w:line="240" w:lineRule="auto"/>
        <w:rPr>
          <w:rFonts w:cs="Segoe UI Light"/>
          <w:rPrChange w:id="1193" w:author="Arnold Zhang" w:date="2019-04-21T18:42:00Z">
            <w:rPr>
              <w:rFonts w:ascii="Cambria" w:hAnsi="Cambria" w:cs="Segoe UI Light"/>
            </w:rPr>
          </w:rPrChange>
        </w:rPr>
      </w:pPr>
    </w:p>
    <w:p w14:paraId="4F92CE84" w14:textId="77777777" w:rsidR="007F310C" w:rsidRPr="008720ED" w:rsidRDefault="007F310C" w:rsidP="007F310C">
      <w:pPr>
        <w:spacing w:after="0" w:line="240" w:lineRule="auto"/>
        <w:rPr>
          <w:rFonts w:cs="Segoe UI Light"/>
          <w:rPrChange w:id="1194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95" w:author="Arnold Zhang" w:date="2019-04-21T18:42:00Z">
            <w:rPr>
              <w:rFonts w:ascii="Cambria" w:hAnsi="Cambria" w:cs="Segoe UI Light"/>
            </w:rPr>
          </w:rPrChange>
        </w:rPr>
        <w:t>library(e1071)</w:t>
      </w:r>
    </w:p>
    <w:p w14:paraId="4E098953" w14:textId="77777777" w:rsidR="007F310C" w:rsidRPr="008720ED" w:rsidRDefault="007F310C" w:rsidP="007F310C">
      <w:pPr>
        <w:spacing w:after="0" w:line="240" w:lineRule="auto"/>
        <w:rPr>
          <w:rFonts w:cs="Segoe UI Light"/>
          <w:rPrChange w:id="119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97" w:author="Arnold Zhang" w:date="2019-04-21T18:42:00Z">
            <w:rPr>
              <w:rFonts w:ascii="Cambria" w:hAnsi="Cambria" w:cs="Segoe UI Light"/>
            </w:rPr>
          </w:rPrChange>
        </w:rPr>
        <w:t>logit.ml &lt;- train(pc_wdbc_c~., full_wdbc, method = "glm", family = "binomial", trControl =ctrl)</w:t>
      </w:r>
    </w:p>
    <w:p w14:paraId="5EE61A27" w14:textId="77777777" w:rsidR="007F310C" w:rsidRPr="008720ED" w:rsidRDefault="007F310C" w:rsidP="007F310C">
      <w:pPr>
        <w:spacing w:after="0" w:line="240" w:lineRule="auto"/>
        <w:rPr>
          <w:rFonts w:cs="Segoe UI Light"/>
          <w:rPrChange w:id="119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199" w:author="Arnold Zhang" w:date="2019-04-21T18:42:00Z">
            <w:rPr>
              <w:rFonts w:ascii="Cambria" w:hAnsi="Cambria" w:cs="Segoe UI Light"/>
            </w:rPr>
          </w:rPrChange>
        </w:rPr>
        <w:t>logit.cm &lt;- confusionMatrix(logit.ml)</w:t>
      </w:r>
    </w:p>
    <w:p w14:paraId="3C8644AD" w14:textId="77777777" w:rsidR="007F310C" w:rsidRPr="008720ED" w:rsidRDefault="007F310C" w:rsidP="007F310C">
      <w:pPr>
        <w:spacing w:after="0" w:line="240" w:lineRule="auto"/>
        <w:rPr>
          <w:rFonts w:cs="Segoe UI Light"/>
          <w:rPrChange w:id="120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01" w:author="Arnold Zhang" w:date="2019-04-21T18:42:00Z">
            <w:rPr>
              <w:rFonts w:ascii="Cambria" w:hAnsi="Cambria" w:cs="Segoe UI Light"/>
            </w:rPr>
          </w:rPrChange>
        </w:rPr>
        <w:t>cm_plot(logit.ml, "Logistic Regression")</w:t>
      </w:r>
    </w:p>
    <w:p w14:paraId="06057A04" w14:textId="77777777" w:rsidR="007F310C" w:rsidRPr="008720ED" w:rsidRDefault="007F310C" w:rsidP="007F310C">
      <w:pPr>
        <w:spacing w:after="0" w:line="240" w:lineRule="auto"/>
        <w:rPr>
          <w:rFonts w:cs="Segoe UI Light"/>
          <w:rPrChange w:id="120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03" w:author="Arnold Zhang" w:date="2019-04-21T18:42:00Z">
            <w:rPr>
              <w:rFonts w:ascii="Cambria" w:hAnsi="Cambria" w:cs="Segoe UI Light"/>
            </w:rPr>
          </w:rPrChange>
        </w:rPr>
        <w:t>logit.metrics &lt;- data.frame (</w:t>
      </w:r>
    </w:p>
    <w:p w14:paraId="1B26A4C7" w14:textId="77777777" w:rsidR="007F310C" w:rsidRPr="008720ED" w:rsidRDefault="007F310C" w:rsidP="007F310C">
      <w:pPr>
        <w:spacing w:after="0" w:line="240" w:lineRule="auto"/>
        <w:rPr>
          <w:rFonts w:cs="Segoe UI Light"/>
          <w:rPrChange w:id="1204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05" w:author="Arnold Zhang" w:date="2019-04-21T18:42:00Z">
            <w:rPr>
              <w:rFonts w:ascii="Cambria" w:hAnsi="Cambria" w:cs="Segoe UI Light"/>
            </w:rPr>
          </w:rPrChange>
        </w:rPr>
        <w:t xml:space="preserve">  "Model" = "Logistic Regression",</w:t>
      </w:r>
    </w:p>
    <w:p w14:paraId="348C180C" w14:textId="77777777" w:rsidR="007F310C" w:rsidRPr="008720ED" w:rsidRDefault="007F310C" w:rsidP="007F310C">
      <w:pPr>
        <w:spacing w:after="0" w:line="240" w:lineRule="auto"/>
        <w:rPr>
          <w:rFonts w:cs="Segoe UI Light"/>
          <w:rPrChange w:id="120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07" w:author="Arnold Zhang" w:date="2019-04-21T18:42:00Z">
            <w:rPr>
              <w:rFonts w:ascii="Cambria" w:hAnsi="Cambria" w:cs="Segoe UI Light"/>
            </w:rPr>
          </w:rPrChange>
        </w:rPr>
        <w:t xml:space="preserve">  "Accuracy" = (logit.cm$table[1,1] + logit.cm$table[2,2])/100,</w:t>
      </w:r>
    </w:p>
    <w:p w14:paraId="7D834F36" w14:textId="77777777" w:rsidR="007F310C" w:rsidRPr="008720ED" w:rsidRDefault="007F310C" w:rsidP="007F310C">
      <w:pPr>
        <w:spacing w:after="0" w:line="240" w:lineRule="auto"/>
        <w:rPr>
          <w:rFonts w:cs="Segoe UI Light"/>
          <w:rPrChange w:id="120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09" w:author="Arnold Zhang" w:date="2019-04-21T18:42:00Z">
            <w:rPr>
              <w:rFonts w:ascii="Cambria" w:hAnsi="Cambria" w:cs="Segoe UI Light"/>
            </w:rPr>
          </w:rPrChange>
        </w:rPr>
        <w:t xml:space="preserve">  "Recall" = logit.cm$table[2,2] / (logit.cm$table[2,2] + logit.cm$table[1,2]),</w:t>
      </w:r>
    </w:p>
    <w:p w14:paraId="3182B611" w14:textId="77777777" w:rsidR="007F310C" w:rsidRPr="008720ED" w:rsidRDefault="007F310C" w:rsidP="007F310C">
      <w:pPr>
        <w:spacing w:after="0" w:line="240" w:lineRule="auto"/>
        <w:rPr>
          <w:rFonts w:cs="Segoe UI Light"/>
          <w:rPrChange w:id="121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11" w:author="Arnold Zhang" w:date="2019-04-21T18:42:00Z">
            <w:rPr>
              <w:rFonts w:ascii="Cambria" w:hAnsi="Cambria" w:cs="Segoe UI Light"/>
            </w:rPr>
          </w:rPrChange>
        </w:rPr>
        <w:t xml:space="preserve">  "Precision" = logit.cm$table[2,2] / (logit.cm$table[2,1] + logit.cm$table[2,2]),</w:t>
      </w:r>
    </w:p>
    <w:p w14:paraId="7E8F6FEE" w14:textId="77777777" w:rsidR="007F310C" w:rsidRPr="008720ED" w:rsidRDefault="007F310C" w:rsidP="007F310C">
      <w:pPr>
        <w:spacing w:after="0" w:line="240" w:lineRule="auto"/>
        <w:rPr>
          <w:rFonts w:cs="Segoe UI Light"/>
          <w:rPrChange w:id="121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13" w:author="Arnold Zhang" w:date="2019-04-21T18:42:00Z">
            <w:rPr>
              <w:rFonts w:ascii="Cambria" w:hAnsi="Cambria" w:cs="Segoe UI Light"/>
            </w:rPr>
          </w:rPrChange>
        </w:rPr>
        <w:t xml:space="preserve">  "FNR" = (logit.cm$table[1,2] / (logit.cm$table[2,2] + logit.cm$table[1,2])),</w:t>
      </w:r>
    </w:p>
    <w:p w14:paraId="5FC601C8" w14:textId="77777777" w:rsidR="007F310C" w:rsidRPr="008720ED" w:rsidRDefault="007F310C" w:rsidP="007F310C">
      <w:pPr>
        <w:spacing w:after="0" w:line="240" w:lineRule="auto"/>
        <w:rPr>
          <w:rFonts w:cs="Segoe UI Light"/>
          <w:rPrChange w:id="1214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15" w:author="Arnold Zhang" w:date="2019-04-21T18:42:00Z">
            <w:rPr>
              <w:rFonts w:ascii="Cambria" w:hAnsi="Cambria" w:cs="Segoe UI Light"/>
            </w:rPr>
          </w:rPrChange>
        </w:rPr>
        <w:t xml:space="preserve">  "Fscore" = (2 * logit.cm$table[2,2]) / (2 * logit.cm$table[2,2] + logit.cm$table[1,2] + logit.cm$table[2,1])</w:t>
      </w:r>
    </w:p>
    <w:p w14:paraId="4A3F4D77" w14:textId="77777777" w:rsidR="007F310C" w:rsidRPr="008720ED" w:rsidRDefault="007F310C" w:rsidP="007F310C">
      <w:pPr>
        <w:spacing w:after="0" w:line="240" w:lineRule="auto"/>
        <w:rPr>
          <w:rFonts w:cs="Segoe UI Light"/>
          <w:rPrChange w:id="121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17" w:author="Arnold Zhang" w:date="2019-04-21T18:42:00Z">
            <w:rPr>
              <w:rFonts w:ascii="Cambria" w:hAnsi="Cambria" w:cs="Segoe UI Light"/>
            </w:rPr>
          </w:rPrChange>
        </w:rPr>
        <w:t>)</w:t>
      </w:r>
    </w:p>
    <w:p w14:paraId="798BB913" w14:textId="77777777" w:rsidR="007F310C" w:rsidRPr="008720ED" w:rsidRDefault="007F310C" w:rsidP="007F310C">
      <w:pPr>
        <w:spacing w:after="0" w:line="240" w:lineRule="auto"/>
        <w:rPr>
          <w:rFonts w:cs="Segoe UI Light"/>
          <w:rPrChange w:id="121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19" w:author="Arnold Zhang" w:date="2019-04-21T18:42:00Z">
            <w:rPr>
              <w:rFonts w:ascii="Cambria" w:hAnsi="Cambria" w:cs="Segoe UI Light"/>
            </w:rPr>
          </w:rPrChange>
        </w:rPr>
        <w:t>logit.metrics</w:t>
      </w:r>
    </w:p>
    <w:p w14:paraId="48F4C4BA" w14:textId="140077EB" w:rsidR="00327F0B" w:rsidRPr="008720ED" w:rsidRDefault="00327F0B" w:rsidP="007F310C">
      <w:pPr>
        <w:spacing w:after="0" w:line="240" w:lineRule="auto"/>
        <w:rPr>
          <w:rFonts w:cs="Segoe UI Light"/>
          <w:rPrChange w:id="1220" w:author="Arnold Zhang" w:date="2019-04-21T18:42:00Z">
            <w:rPr>
              <w:rFonts w:ascii="Cambria" w:hAnsi="Cambria" w:cs="Segoe UI Light"/>
            </w:rPr>
          </w:rPrChange>
        </w:rPr>
      </w:pPr>
    </w:p>
    <w:p w14:paraId="1CB991DB" w14:textId="161D346F" w:rsidR="007F310C" w:rsidRPr="008720ED" w:rsidRDefault="007F310C" w:rsidP="007F310C">
      <w:pPr>
        <w:spacing w:after="0" w:line="240" w:lineRule="auto"/>
        <w:rPr>
          <w:rFonts w:cs="Segoe UI Light"/>
          <w:rPrChange w:id="1221" w:author="Arnold Zhang" w:date="2019-04-21T18:42:00Z">
            <w:rPr>
              <w:rFonts w:ascii="Cambria" w:hAnsi="Cambria" w:cs="Segoe UI Light"/>
            </w:rPr>
          </w:rPrChange>
        </w:rPr>
      </w:pPr>
    </w:p>
    <w:p w14:paraId="605450B9" w14:textId="2323AE4A" w:rsidR="000E5789" w:rsidRPr="008720ED" w:rsidRDefault="000E5789" w:rsidP="000E5789">
      <w:pPr>
        <w:spacing w:after="0" w:line="240" w:lineRule="auto"/>
        <w:rPr>
          <w:rFonts w:cs="Segoe UI Light"/>
          <w:b/>
          <w:rPrChange w:id="1222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223" w:author="Arnold Zhang" w:date="2019-04-21T18:42:00Z">
            <w:rPr>
              <w:rFonts w:ascii="Cambria" w:hAnsi="Cambria" w:cs="Segoe UI Light"/>
              <w:b/>
            </w:rPr>
          </w:rPrChange>
        </w:rPr>
        <w:t>Code: k-Nearest Neighbors</w:t>
      </w:r>
    </w:p>
    <w:p w14:paraId="11D9A800" w14:textId="77777777" w:rsidR="000E5789" w:rsidRPr="008720ED" w:rsidRDefault="000E5789" w:rsidP="000E5789">
      <w:pPr>
        <w:spacing w:after="0" w:line="240" w:lineRule="auto"/>
        <w:rPr>
          <w:rFonts w:cs="Segoe UI Light"/>
          <w:rPrChange w:id="1224" w:author="Arnold Zhang" w:date="2019-04-21T18:42:00Z">
            <w:rPr>
              <w:rFonts w:ascii="Cambria" w:hAnsi="Cambria" w:cs="Segoe UI Light"/>
            </w:rPr>
          </w:rPrChange>
        </w:rPr>
      </w:pPr>
    </w:p>
    <w:p w14:paraId="10C3EAD1" w14:textId="69AC4B82" w:rsidR="000E5789" w:rsidRPr="008720ED" w:rsidRDefault="000E5789" w:rsidP="000E5789">
      <w:pPr>
        <w:spacing w:after="0" w:line="240" w:lineRule="auto"/>
        <w:rPr>
          <w:rFonts w:cs="Segoe UI Light"/>
          <w:rPrChange w:id="122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26" w:author="Arnold Zhang" w:date="2019-04-21T18:42:00Z">
            <w:rPr>
              <w:rFonts w:ascii="Cambria" w:hAnsi="Cambria" w:cs="Segoe UI Light"/>
            </w:rPr>
          </w:rPrChange>
        </w:rPr>
        <w:t>knn.ml &lt;- train(pc_wdbc_c~., full_wdbc, method = "knn", trControl =ctrl)</w:t>
      </w:r>
    </w:p>
    <w:p w14:paraId="47141AA8" w14:textId="77777777" w:rsidR="000E5789" w:rsidRPr="008720ED" w:rsidRDefault="000E5789" w:rsidP="000E5789">
      <w:pPr>
        <w:spacing w:after="0" w:line="240" w:lineRule="auto"/>
        <w:rPr>
          <w:rFonts w:cs="Segoe UI Light"/>
          <w:rPrChange w:id="122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28" w:author="Arnold Zhang" w:date="2019-04-21T18:42:00Z">
            <w:rPr>
              <w:rFonts w:ascii="Cambria" w:hAnsi="Cambria" w:cs="Segoe UI Light"/>
            </w:rPr>
          </w:rPrChange>
        </w:rPr>
        <w:t>knn.cm &lt;- confusionMatrix(knn.ml)</w:t>
      </w:r>
    </w:p>
    <w:p w14:paraId="694F8AD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2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30" w:author="Arnold Zhang" w:date="2019-04-21T18:42:00Z">
            <w:rPr>
              <w:rFonts w:ascii="Cambria" w:hAnsi="Cambria" w:cs="Segoe UI Light"/>
            </w:rPr>
          </w:rPrChange>
        </w:rPr>
        <w:t>cm_plot(knn.ml, "kNN")</w:t>
      </w:r>
    </w:p>
    <w:p w14:paraId="2B8EB5A6" w14:textId="77777777" w:rsidR="000E5789" w:rsidRPr="008720ED" w:rsidRDefault="000E5789" w:rsidP="000E5789">
      <w:pPr>
        <w:spacing w:after="0" w:line="240" w:lineRule="auto"/>
        <w:rPr>
          <w:rFonts w:cs="Segoe UI Light"/>
          <w:rPrChange w:id="123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32" w:author="Arnold Zhang" w:date="2019-04-21T18:42:00Z">
            <w:rPr>
              <w:rFonts w:ascii="Cambria" w:hAnsi="Cambria" w:cs="Segoe UI Light"/>
            </w:rPr>
          </w:rPrChange>
        </w:rPr>
        <w:t>knn.metrics &lt;- data.frame (</w:t>
      </w:r>
    </w:p>
    <w:p w14:paraId="1CDB5CB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3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34" w:author="Arnold Zhang" w:date="2019-04-21T18:42:00Z">
            <w:rPr>
              <w:rFonts w:ascii="Cambria" w:hAnsi="Cambria" w:cs="Segoe UI Light"/>
            </w:rPr>
          </w:rPrChange>
        </w:rPr>
        <w:t xml:space="preserve">  "Model" = "k-NN",</w:t>
      </w:r>
    </w:p>
    <w:p w14:paraId="2681009F" w14:textId="77777777" w:rsidR="000E5789" w:rsidRPr="008720ED" w:rsidRDefault="000E5789" w:rsidP="000E5789">
      <w:pPr>
        <w:spacing w:after="0" w:line="240" w:lineRule="auto"/>
        <w:rPr>
          <w:rFonts w:cs="Segoe UI Light"/>
          <w:rPrChange w:id="123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36" w:author="Arnold Zhang" w:date="2019-04-21T18:42:00Z">
            <w:rPr>
              <w:rFonts w:ascii="Cambria" w:hAnsi="Cambria" w:cs="Segoe UI Light"/>
            </w:rPr>
          </w:rPrChange>
        </w:rPr>
        <w:t xml:space="preserve">  "Accuracy" = (knn.cm$table[1,1] + knn.cm$table[2,2])/100,</w:t>
      </w:r>
    </w:p>
    <w:p w14:paraId="3E019E51" w14:textId="77777777" w:rsidR="000E5789" w:rsidRPr="008720ED" w:rsidRDefault="000E5789" w:rsidP="000E5789">
      <w:pPr>
        <w:spacing w:after="0" w:line="240" w:lineRule="auto"/>
        <w:rPr>
          <w:rFonts w:cs="Segoe UI Light"/>
          <w:rPrChange w:id="123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38" w:author="Arnold Zhang" w:date="2019-04-21T18:42:00Z">
            <w:rPr>
              <w:rFonts w:ascii="Cambria" w:hAnsi="Cambria" w:cs="Segoe UI Light"/>
            </w:rPr>
          </w:rPrChange>
        </w:rPr>
        <w:t xml:space="preserve">  "Recall" = knn.cm$table[2,2] / (knn.cm$table[2,2] + knn.cm$table[1,2]),</w:t>
      </w:r>
    </w:p>
    <w:p w14:paraId="5F235900" w14:textId="77777777" w:rsidR="000E5789" w:rsidRPr="008720ED" w:rsidRDefault="000E5789" w:rsidP="000E5789">
      <w:pPr>
        <w:spacing w:after="0" w:line="240" w:lineRule="auto"/>
        <w:rPr>
          <w:rFonts w:cs="Segoe UI Light"/>
          <w:rPrChange w:id="123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40" w:author="Arnold Zhang" w:date="2019-04-21T18:42:00Z">
            <w:rPr>
              <w:rFonts w:ascii="Cambria" w:hAnsi="Cambria" w:cs="Segoe UI Light"/>
            </w:rPr>
          </w:rPrChange>
        </w:rPr>
        <w:t xml:space="preserve">  "Precision" = knn.cm$table[2,2] / (knn.cm$table[2,1] + knn.cm$table[2,2]),</w:t>
      </w:r>
    </w:p>
    <w:p w14:paraId="6A1A2B17" w14:textId="77777777" w:rsidR="000E5789" w:rsidRPr="008720ED" w:rsidRDefault="000E5789" w:rsidP="000E5789">
      <w:pPr>
        <w:spacing w:after="0" w:line="240" w:lineRule="auto"/>
        <w:rPr>
          <w:rFonts w:cs="Segoe UI Light"/>
          <w:rPrChange w:id="124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42" w:author="Arnold Zhang" w:date="2019-04-21T18:42:00Z">
            <w:rPr>
              <w:rFonts w:ascii="Cambria" w:hAnsi="Cambria" w:cs="Segoe UI Light"/>
            </w:rPr>
          </w:rPrChange>
        </w:rPr>
        <w:t xml:space="preserve">  "FNR" = (knn.cm$table[1,2] / (knn.cm$table[2,2] + knn.cm$table[1,2])),</w:t>
      </w:r>
    </w:p>
    <w:p w14:paraId="08F4063F" w14:textId="77777777" w:rsidR="000E5789" w:rsidRPr="008720ED" w:rsidRDefault="000E5789" w:rsidP="000E5789">
      <w:pPr>
        <w:spacing w:after="0" w:line="240" w:lineRule="auto"/>
        <w:rPr>
          <w:rFonts w:cs="Segoe UI Light"/>
          <w:rPrChange w:id="124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44" w:author="Arnold Zhang" w:date="2019-04-21T18:42:00Z">
            <w:rPr>
              <w:rFonts w:ascii="Cambria" w:hAnsi="Cambria" w:cs="Segoe UI Light"/>
            </w:rPr>
          </w:rPrChange>
        </w:rPr>
        <w:t xml:space="preserve">  "Fscore" = (2 * knn.cm$table[2,2]) / (2 * knn.cm$table[2,2] + knn.cm$table[1,2] + knn.cm$table[2,1])</w:t>
      </w:r>
    </w:p>
    <w:p w14:paraId="14A06027" w14:textId="77777777" w:rsidR="000E5789" w:rsidRPr="008720ED" w:rsidRDefault="000E5789" w:rsidP="000E5789">
      <w:pPr>
        <w:spacing w:after="0" w:line="240" w:lineRule="auto"/>
        <w:rPr>
          <w:rFonts w:cs="Segoe UI Light"/>
          <w:rPrChange w:id="124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46" w:author="Arnold Zhang" w:date="2019-04-21T18:42:00Z">
            <w:rPr>
              <w:rFonts w:ascii="Cambria" w:hAnsi="Cambria" w:cs="Segoe UI Light"/>
            </w:rPr>
          </w:rPrChange>
        </w:rPr>
        <w:t>)</w:t>
      </w:r>
    </w:p>
    <w:p w14:paraId="679573A9" w14:textId="77777777" w:rsidR="000E5789" w:rsidRPr="008720ED" w:rsidRDefault="000E5789" w:rsidP="000E5789">
      <w:pPr>
        <w:spacing w:after="0" w:line="240" w:lineRule="auto"/>
        <w:rPr>
          <w:rFonts w:cs="Segoe UI Light"/>
          <w:rPrChange w:id="124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48" w:author="Arnold Zhang" w:date="2019-04-21T18:42:00Z">
            <w:rPr>
              <w:rFonts w:ascii="Cambria" w:hAnsi="Cambria" w:cs="Segoe UI Light"/>
            </w:rPr>
          </w:rPrChange>
        </w:rPr>
        <w:t>knn.metrics</w:t>
      </w:r>
    </w:p>
    <w:p w14:paraId="1B2824B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49" w:author="Arnold Zhang" w:date="2019-04-21T18:42:00Z">
            <w:rPr>
              <w:rFonts w:ascii="Cambria" w:hAnsi="Cambria" w:cs="Segoe UI Light"/>
            </w:rPr>
          </w:rPrChange>
        </w:rPr>
      </w:pPr>
    </w:p>
    <w:p w14:paraId="6E15C384" w14:textId="77777777" w:rsidR="000E5789" w:rsidRPr="008720ED" w:rsidRDefault="000E5789" w:rsidP="000E5789">
      <w:pPr>
        <w:spacing w:after="0" w:line="240" w:lineRule="auto"/>
        <w:rPr>
          <w:rFonts w:cs="Segoe UI Light"/>
          <w:rPrChange w:id="1250" w:author="Arnold Zhang" w:date="2019-04-21T18:42:00Z">
            <w:rPr>
              <w:rFonts w:ascii="Cambria" w:hAnsi="Cambria" w:cs="Segoe UI Light"/>
            </w:rPr>
          </w:rPrChange>
        </w:rPr>
      </w:pPr>
    </w:p>
    <w:p w14:paraId="68E1A1C0" w14:textId="77777777" w:rsidR="009705BD" w:rsidRDefault="009705BD" w:rsidP="000E5789">
      <w:pPr>
        <w:spacing w:after="0" w:line="240" w:lineRule="auto"/>
        <w:rPr>
          <w:ins w:id="1251" w:author="Arnold Zhang" w:date="2019-04-21T18:55:00Z"/>
          <w:rFonts w:cs="Segoe UI Light"/>
          <w:b/>
        </w:rPr>
      </w:pPr>
    </w:p>
    <w:p w14:paraId="53FA97E3" w14:textId="10C406CF" w:rsidR="000E5789" w:rsidRPr="008720ED" w:rsidRDefault="000E5789" w:rsidP="000E5789">
      <w:pPr>
        <w:spacing w:after="0" w:line="240" w:lineRule="auto"/>
        <w:rPr>
          <w:rFonts w:cs="Segoe UI Light"/>
          <w:b/>
          <w:rPrChange w:id="1252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253" w:author="Arnold Zhang" w:date="2019-04-21T18:42:00Z">
            <w:rPr>
              <w:rFonts w:ascii="Cambria" w:hAnsi="Cambria" w:cs="Segoe UI Light"/>
              <w:b/>
            </w:rPr>
          </w:rPrChange>
        </w:rPr>
        <w:t>Code: Random Forest</w:t>
      </w:r>
    </w:p>
    <w:p w14:paraId="4FA1BFE6" w14:textId="47E890E8" w:rsidR="000E5789" w:rsidRPr="008720ED" w:rsidRDefault="000E5789" w:rsidP="000E5789">
      <w:pPr>
        <w:spacing w:after="0" w:line="240" w:lineRule="auto"/>
        <w:rPr>
          <w:rFonts w:cs="Segoe UI Light"/>
          <w:rPrChange w:id="1254" w:author="Arnold Zhang" w:date="2019-04-21T18:42:00Z">
            <w:rPr>
              <w:rFonts w:ascii="Cambria" w:hAnsi="Cambria" w:cs="Segoe UI Light"/>
            </w:rPr>
          </w:rPrChange>
        </w:rPr>
      </w:pPr>
    </w:p>
    <w:p w14:paraId="0B4BABA1" w14:textId="77777777" w:rsidR="000E5789" w:rsidRPr="008720ED" w:rsidRDefault="000E5789" w:rsidP="000E5789">
      <w:pPr>
        <w:spacing w:after="0" w:line="240" w:lineRule="auto"/>
        <w:rPr>
          <w:rFonts w:cs="Segoe UI Light"/>
          <w:rPrChange w:id="125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56" w:author="Arnold Zhang" w:date="2019-04-21T18:42:00Z">
            <w:rPr>
              <w:rFonts w:ascii="Cambria" w:hAnsi="Cambria" w:cs="Segoe UI Light"/>
            </w:rPr>
          </w:rPrChange>
        </w:rPr>
        <w:t>rf.ml &lt;- train(pc_wdbc_c~., full_wdbc, method = "rf", trControl =ctrl)</w:t>
      </w:r>
    </w:p>
    <w:p w14:paraId="7104077E" w14:textId="77777777" w:rsidR="000E5789" w:rsidRPr="008720ED" w:rsidRDefault="000E5789" w:rsidP="000E5789">
      <w:pPr>
        <w:spacing w:after="0" w:line="240" w:lineRule="auto"/>
        <w:rPr>
          <w:rFonts w:cs="Segoe UI Light"/>
          <w:rPrChange w:id="125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58" w:author="Arnold Zhang" w:date="2019-04-21T18:42:00Z">
            <w:rPr>
              <w:rFonts w:ascii="Cambria" w:hAnsi="Cambria" w:cs="Segoe UI Light"/>
            </w:rPr>
          </w:rPrChange>
        </w:rPr>
        <w:t>rf.cm &lt;- confusionMatrix(rf.ml)</w:t>
      </w:r>
    </w:p>
    <w:p w14:paraId="42A05BF8" w14:textId="77777777" w:rsidR="000E5789" w:rsidRPr="008720ED" w:rsidRDefault="000E5789" w:rsidP="000E5789">
      <w:pPr>
        <w:spacing w:after="0" w:line="240" w:lineRule="auto"/>
        <w:rPr>
          <w:rFonts w:cs="Segoe UI Light"/>
          <w:rPrChange w:id="125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60" w:author="Arnold Zhang" w:date="2019-04-21T18:42:00Z">
            <w:rPr>
              <w:rFonts w:ascii="Cambria" w:hAnsi="Cambria" w:cs="Segoe UI Light"/>
            </w:rPr>
          </w:rPrChange>
        </w:rPr>
        <w:t>cm_plot(rf.ml, "Random Forest")</w:t>
      </w:r>
    </w:p>
    <w:p w14:paraId="1CF501D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6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62" w:author="Arnold Zhang" w:date="2019-04-21T18:42:00Z">
            <w:rPr>
              <w:rFonts w:ascii="Cambria" w:hAnsi="Cambria" w:cs="Segoe UI Light"/>
            </w:rPr>
          </w:rPrChange>
        </w:rPr>
        <w:t>rf.metrics &lt;- data.frame (</w:t>
      </w:r>
    </w:p>
    <w:p w14:paraId="7E54C9FB" w14:textId="77777777" w:rsidR="000E5789" w:rsidRPr="008720ED" w:rsidRDefault="000E5789" w:rsidP="000E5789">
      <w:pPr>
        <w:spacing w:after="0" w:line="240" w:lineRule="auto"/>
        <w:rPr>
          <w:rFonts w:cs="Segoe UI Light"/>
          <w:rPrChange w:id="126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64" w:author="Arnold Zhang" w:date="2019-04-21T18:42:00Z">
            <w:rPr>
              <w:rFonts w:ascii="Cambria" w:hAnsi="Cambria" w:cs="Segoe UI Light"/>
            </w:rPr>
          </w:rPrChange>
        </w:rPr>
        <w:t xml:space="preserve">  "Model" = "Random Forest",</w:t>
      </w:r>
    </w:p>
    <w:p w14:paraId="15D58E75" w14:textId="77777777" w:rsidR="000E5789" w:rsidRPr="008720ED" w:rsidRDefault="000E5789" w:rsidP="000E5789">
      <w:pPr>
        <w:spacing w:after="0" w:line="240" w:lineRule="auto"/>
        <w:rPr>
          <w:rFonts w:cs="Segoe UI Light"/>
          <w:rPrChange w:id="126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66" w:author="Arnold Zhang" w:date="2019-04-21T18:42:00Z">
            <w:rPr>
              <w:rFonts w:ascii="Cambria" w:hAnsi="Cambria" w:cs="Segoe UI Light"/>
            </w:rPr>
          </w:rPrChange>
        </w:rPr>
        <w:t xml:space="preserve">  "Accuracy" = (rf.cm$table[1,1] + rf.cm$table[2,2])/100,</w:t>
      </w:r>
    </w:p>
    <w:p w14:paraId="3CC6E41D" w14:textId="77777777" w:rsidR="000E5789" w:rsidRPr="008720ED" w:rsidRDefault="000E5789" w:rsidP="000E5789">
      <w:pPr>
        <w:spacing w:after="0" w:line="240" w:lineRule="auto"/>
        <w:rPr>
          <w:rFonts w:cs="Segoe UI Light"/>
          <w:rPrChange w:id="126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68" w:author="Arnold Zhang" w:date="2019-04-21T18:42:00Z">
            <w:rPr>
              <w:rFonts w:ascii="Cambria" w:hAnsi="Cambria" w:cs="Segoe UI Light"/>
            </w:rPr>
          </w:rPrChange>
        </w:rPr>
        <w:t xml:space="preserve">  "Recall" = rf.cm$table[2,2] / (rf.cm$table[2,2] + rf.cm$table[1,2]),</w:t>
      </w:r>
    </w:p>
    <w:p w14:paraId="3529FC8F" w14:textId="77777777" w:rsidR="000E5789" w:rsidRPr="008720ED" w:rsidRDefault="000E5789" w:rsidP="000E5789">
      <w:pPr>
        <w:spacing w:after="0" w:line="240" w:lineRule="auto"/>
        <w:rPr>
          <w:rFonts w:cs="Segoe UI Light"/>
          <w:rPrChange w:id="126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70" w:author="Arnold Zhang" w:date="2019-04-21T18:42:00Z">
            <w:rPr>
              <w:rFonts w:ascii="Cambria" w:hAnsi="Cambria" w:cs="Segoe UI Light"/>
            </w:rPr>
          </w:rPrChange>
        </w:rPr>
        <w:t xml:space="preserve">  "Precision" = rf.cm$table[2,2] / (rf.cm$table[2,1] + rf.cm$table[2,2]),</w:t>
      </w:r>
    </w:p>
    <w:p w14:paraId="26CAD37E" w14:textId="77777777" w:rsidR="000E5789" w:rsidRPr="008720ED" w:rsidRDefault="000E5789" w:rsidP="000E5789">
      <w:pPr>
        <w:spacing w:after="0" w:line="240" w:lineRule="auto"/>
        <w:rPr>
          <w:rFonts w:cs="Segoe UI Light"/>
          <w:rPrChange w:id="127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72" w:author="Arnold Zhang" w:date="2019-04-21T18:42:00Z">
            <w:rPr>
              <w:rFonts w:ascii="Cambria" w:hAnsi="Cambria" w:cs="Segoe UI Light"/>
            </w:rPr>
          </w:rPrChange>
        </w:rPr>
        <w:t xml:space="preserve">  "FNR" = (rf.cm$table[1,2] / (rf.cm$table[2,2] + rf.cm$table[1,2])),</w:t>
      </w:r>
    </w:p>
    <w:p w14:paraId="4E203E92" w14:textId="77777777" w:rsidR="000E5789" w:rsidRPr="008720ED" w:rsidRDefault="000E5789" w:rsidP="000E5789">
      <w:pPr>
        <w:spacing w:after="0" w:line="240" w:lineRule="auto"/>
        <w:rPr>
          <w:rFonts w:cs="Segoe UI Light"/>
          <w:rPrChange w:id="127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74" w:author="Arnold Zhang" w:date="2019-04-21T18:42:00Z">
            <w:rPr>
              <w:rFonts w:ascii="Cambria" w:hAnsi="Cambria" w:cs="Segoe UI Light"/>
            </w:rPr>
          </w:rPrChange>
        </w:rPr>
        <w:t xml:space="preserve">  "Fscore" = (2 * rf.cm$table[2,2]) / (2 * rf.cm$table[2,2] + rf.cm$table[1,2] + rf.cm$table[2,1])</w:t>
      </w:r>
    </w:p>
    <w:p w14:paraId="460D50E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7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76" w:author="Arnold Zhang" w:date="2019-04-21T18:42:00Z">
            <w:rPr>
              <w:rFonts w:ascii="Cambria" w:hAnsi="Cambria" w:cs="Segoe UI Light"/>
            </w:rPr>
          </w:rPrChange>
        </w:rPr>
        <w:t>)</w:t>
      </w:r>
    </w:p>
    <w:p w14:paraId="07E5EDBD" w14:textId="77777777" w:rsidR="000E5789" w:rsidRPr="008720ED" w:rsidRDefault="000E5789" w:rsidP="000E5789">
      <w:pPr>
        <w:spacing w:after="0" w:line="240" w:lineRule="auto"/>
        <w:rPr>
          <w:rFonts w:cs="Segoe UI Light"/>
          <w:rPrChange w:id="127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78" w:author="Arnold Zhang" w:date="2019-04-21T18:42:00Z">
            <w:rPr>
              <w:rFonts w:ascii="Cambria" w:hAnsi="Cambria" w:cs="Segoe UI Light"/>
            </w:rPr>
          </w:rPrChange>
        </w:rPr>
        <w:t>rf.metrics</w:t>
      </w:r>
    </w:p>
    <w:p w14:paraId="1ADE1F23" w14:textId="18CB3FDA" w:rsidR="000E5789" w:rsidRPr="008720ED" w:rsidRDefault="000E5789" w:rsidP="000E5789">
      <w:pPr>
        <w:spacing w:after="0" w:line="240" w:lineRule="auto"/>
        <w:rPr>
          <w:rFonts w:cs="Segoe UI Light"/>
          <w:rPrChange w:id="1279" w:author="Arnold Zhang" w:date="2019-04-21T18:42:00Z">
            <w:rPr>
              <w:rFonts w:ascii="Cambria" w:hAnsi="Cambria" w:cs="Segoe UI Light"/>
            </w:rPr>
          </w:rPrChange>
        </w:rPr>
      </w:pPr>
    </w:p>
    <w:p w14:paraId="565D5363" w14:textId="77777777" w:rsidR="000E5789" w:rsidRPr="008720ED" w:rsidRDefault="000E5789" w:rsidP="000E5789">
      <w:pPr>
        <w:spacing w:after="0" w:line="240" w:lineRule="auto"/>
        <w:rPr>
          <w:rFonts w:cs="Segoe UI Light"/>
          <w:rPrChange w:id="1280" w:author="Arnold Zhang" w:date="2019-04-21T18:42:00Z">
            <w:rPr>
              <w:rFonts w:ascii="Cambria" w:hAnsi="Cambria" w:cs="Segoe UI Light"/>
            </w:rPr>
          </w:rPrChange>
        </w:rPr>
      </w:pPr>
    </w:p>
    <w:p w14:paraId="5554D65A" w14:textId="544286DF" w:rsidR="000E5789" w:rsidRPr="008720ED" w:rsidRDefault="000E5789" w:rsidP="000E5789">
      <w:pPr>
        <w:spacing w:after="0" w:line="240" w:lineRule="auto"/>
        <w:rPr>
          <w:rFonts w:cs="Segoe UI Light"/>
          <w:b/>
          <w:rPrChange w:id="1281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282" w:author="Arnold Zhang" w:date="2019-04-21T18:42:00Z">
            <w:rPr>
              <w:rFonts w:ascii="Cambria" w:hAnsi="Cambria" w:cs="Segoe UI Light"/>
              <w:b/>
            </w:rPr>
          </w:rPrChange>
        </w:rPr>
        <w:t>Code: Model Performance - Confusion Matrices</w:t>
      </w:r>
    </w:p>
    <w:p w14:paraId="2C12CF46" w14:textId="77777777" w:rsidR="000E5789" w:rsidRPr="008720ED" w:rsidRDefault="000E5789" w:rsidP="000E5789">
      <w:pPr>
        <w:spacing w:after="0" w:line="240" w:lineRule="auto"/>
        <w:rPr>
          <w:rFonts w:cs="Segoe UI Light"/>
          <w:rPrChange w:id="1283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84" w:author="Arnold Zhang" w:date="2019-04-21T18:42:00Z">
            <w:rPr>
              <w:rFonts w:ascii="Cambria" w:hAnsi="Cambria" w:cs="Segoe UI Light"/>
            </w:rPr>
          </w:rPrChange>
        </w:rPr>
        <w:t>#Take a look at all confusion matrices:</w:t>
      </w:r>
    </w:p>
    <w:p w14:paraId="68A67C68" w14:textId="77777777" w:rsidR="000E5789" w:rsidRPr="008720ED" w:rsidRDefault="000E5789" w:rsidP="000E5789">
      <w:pPr>
        <w:spacing w:after="0" w:line="240" w:lineRule="auto"/>
        <w:rPr>
          <w:rFonts w:cs="Segoe UI Light"/>
          <w:rPrChange w:id="1285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86" w:author="Arnold Zhang" w:date="2019-04-21T18:42:00Z">
            <w:rPr>
              <w:rFonts w:ascii="Cambria" w:hAnsi="Cambria" w:cs="Segoe UI Light"/>
            </w:rPr>
          </w:rPrChange>
        </w:rPr>
        <w:t>par(mfrow=c(1,3))</w:t>
      </w:r>
    </w:p>
    <w:p w14:paraId="55FF82AA" w14:textId="77777777" w:rsidR="000E5789" w:rsidRPr="008720ED" w:rsidRDefault="000E5789" w:rsidP="000E5789">
      <w:pPr>
        <w:spacing w:after="0" w:line="240" w:lineRule="auto"/>
        <w:rPr>
          <w:rFonts w:cs="Segoe UI Light"/>
          <w:rPrChange w:id="1287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88" w:author="Arnold Zhang" w:date="2019-04-21T18:42:00Z">
            <w:rPr>
              <w:rFonts w:ascii="Cambria" w:hAnsi="Cambria" w:cs="Segoe UI Light"/>
            </w:rPr>
          </w:rPrChange>
        </w:rPr>
        <w:t>cm_plot(knn.ml, "k-NN")</w:t>
      </w:r>
    </w:p>
    <w:p w14:paraId="46448847" w14:textId="77777777" w:rsidR="000E5789" w:rsidRPr="008720ED" w:rsidRDefault="000E5789" w:rsidP="000E5789">
      <w:pPr>
        <w:spacing w:after="0" w:line="240" w:lineRule="auto"/>
        <w:rPr>
          <w:rFonts w:cs="Segoe UI Light"/>
          <w:rPrChange w:id="1289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90" w:author="Arnold Zhang" w:date="2019-04-21T18:42:00Z">
            <w:rPr>
              <w:rFonts w:ascii="Cambria" w:hAnsi="Cambria" w:cs="Segoe UI Light"/>
            </w:rPr>
          </w:rPrChange>
        </w:rPr>
        <w:t>cm_plot(logit.ml, "Logistic Regression")</w:t>
      </w:r>
    </w:p>
    <w:p w14:paraId="4E2CE16F" w14:textId="77777777" w:rsidR="000E5789" w:rsidRPr="008720ED" w:rsidRDefault="000E5789" w:rsidP="000E5789">
      <w:pPr>
        <w:spacing w:after="0" w:line="240" w:lineRule="auto"/>
        <w:rPr>
          <w:rFonts w:cs="Segoe UI Light"/>
          <w:rPrChange w:id="1291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292" w:author="Arnold Zhang" w:date="2019-04-21T18:42:00Z">
            <w:rPr>
              <w:rFonts w:ascii="Cambria" w:hAnsi="Cambria" w:cs="Segoe UI Light"/>
            </w:rPr>
          </w:rPrChange>
        </w:rPr>
        <w:t>cm_plot(rf.ml, "Random Forest")</w:t>
      </w:r>
    </w:p>
    <w:p w14:paraId="3B144931" w14:textId="77777777" w:rsidR="000E5789" w:rsidRDefault="000E5789" w:rsidP="000E5789">
      <w:pPr>
        <w:spacing w:after="0" w:line="240" w:lineRule="auto"/>
        <w:rPr>
          <w:ins w:id="1293" w:author="Arnold Zhang" w:date="2019-04-21T18:55:00Z"/>
          <w:rFonts w:cs="Segoe UI Light"/>
        </w:rPr>
      </w:pPr>
    </w:p>
    <w:p w14:paraId="33072BBA" w14:textId="77777777" w:rsidR="009705BD" w:rsidRPr="008720ED" w:rsidRDefault="009705BD" w:rsidP="000E5789">
      <w:pPr>
        <w:spacing w:after="0" w:line="240" w:lineRule="auto"/>
        <w:rPr>
          <w:rFonts w:cs="Segoe UI Light"/>
          <w:rPrChange w:id="1294" w:author="Arnold Zhang" w:date="2019-04-21T18:42:00Z">
            <w:rPr>
              <w:rFonts w:ascii="Cambria" w:hAnsi="Cambria" w:cs="Segoe UI Light"/>
            </w:rPr>
          </w:rPrChange>
        </w:rPr>
      </w:pPr>
    </w:p>
    <w:p w14:paraId="053197F5" w14:textId="77777777" w:rsidR="0050796C" w:rsidRDefault="0050796C">
      <w:pPr>
        <w:rPr>
          <w:ins w:id="1295" w:author="Arnold Zhang" w:date="2019-04-21T19:46:00Z"/>
          <w:rFonts w:cs="Segoe UI Light"/>
          <w:b/>
        </w:rPr>
      </w:pPr>
      <w:ins w:id="1296" w:author="Arnold Zhang" w:date="2019-04-21T19:46:00Z">
        <w:r>
          <w:rPr>
            <w:rFonts w:cs="Segoe UI Light"/>
            <w:b/>
          </w:rPr>
          <w:br w:type="page"/>
        </w:r>
      </w:ins>
    </w:p>
    <w:p w14:paraId="5A9F5537" w14:textId="77777777" w:rsidR="0050796C" w:rsidRDefault="0050796C" w:rsidP="000E5789">
      <w:pPr>
        <w:spacing w:after="0" w:line="240" w:lineRule="auto"/>
        <w:rPr>
          <w:ins w:id="1297" w:author="Arnold Zhang" w:date="2019-04-21T19:46:00Z"/>
          <w:rFonts w:cs="Segoe UI Light"/>
          <w:b/>
        </w:rPr>
      </w:pPr>
    </w:p>
    <w:p w14:paraId="1448BC6A" w14:textId="1D09348C" w:rsidR="000E5789" w:rsidRPr="008720ED" w:rsidRDefault="000E5789" w:rsidP="000E5789">
      <w:pPr>
        <w:spacing w:after="0" w:line="240" w:lineRule="auto"/>
        <w:rPr>
          <w:rFonts w:cs="Segoe UI Light"/>
          <w:b/>
          <w:rPrChange w:id="1298" w:author="Arnold Zhang" w:date="2019-04-21T18:42:00Z">
            <w:rPr>
              <w:rFonts w:ascii="Cambria" w:hAnsi="Cambria" w:cs="Segoe UI Light"/>
              <w:b/>
            </w:rPr>
          </w:rPrChange>
        </w:rPr>
      </w:pPr>
      <w:r w:rsidRPr="008720ED">
        <w:rPr>
          <w:rFonts w:cs="Segoe UI Light"/>
          <w:b/>
          <w:rPrChange w:id="1299" w:author="Arnold Zhang" w:date="2019-04-21T18:42:00Z">
            <w:rPr>
              <w:rFonts w:ascii="Cambria" w:hAnsi="Cambria" w:cs="Segoe UI Light"/>
              <w:b/>
            </w:rPr>
          </w:rPrChange>
        </w:rPr>
        <w:t>Code: Model Performance - Metrics:</w:t>
      </w:r>
    </w:p>
    <w:p w14:paraId="154CE139" w14:textId="77777777" w:rsidR="000E5789" w:rsidRPr="008720ED" w:rsidRDefault="000E5789" w:rsidP="000E5789">
      <w:pPr>
        <w:spacing w:after="0" w:line="240" w:lineRule="auto"/>
        <w:rPr>
          <w:rFonts w:cs="Segoe UI Light"/>
          <w:rPrChange w:id="130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01" w:author="Arnold Zhang" w:date="2019-04-21T18:42:00Z">
            <w:rPr>
              <w:rFonts w:ascii="Cambria" w:hAnsi="Cambria" w:cs="Segoe UI Light"/>
            </w:rPr>
          </w:rPrChange>
        </w:rPr>
        <w:t>metrics1 &lt;- rbind(knn.metrics,logit.metrics, rf.metrics)</w:t>
      </w:r>
    </w:p>
    <w:p w14:paraId="41690C6B" w14:textId="77777777" w:rsidR="000E5789" w:rsidRPr="008720ED" w:rsidRDefault="000E5789" w:rsidP="000E5789">
      <w:pPr>
        <w:spacing w:after="0" w:line="240" w:lineRule="auto"/>
        <w:rPr>
          <w:rFonts w:cs="Segoe UI Light"/>
          <w:rPrChange w:id="130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03" w:author="Arnold Zhang" w:date="2019-04-21T18:42:00Z">
            <w:rPr>
              <w:rFonts w:ascii="Cambria" w:hAnsi="Cambria" w:cs="Segoe UI Light"/>
            </w:rPr>
          </w:rPrChange>
        </w:rPr>
        <w:t>metrics1 # Taking a look at everything together</w:t>
      </w:r>
    </w:p>
    <w:p w14:paraId="760E2E00" w14:textId="77777777" w:rsidR="000E5789" w:rsidRPr="008720ED" w:rsidRDefault="000E5789" w:rsidP="000E5789">
      <w:pPr>
        <w:spacing w:after="0" w:line="240" w:lineRule="auto"/>
        <w:rPr>
          <w:rFonts w:cs="Segoe UI Light"/>
          <w:rPrChange w:id="1304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05" w:author="Arnold Zhang" w:date="2019-04-21T18:42:00Z">
            <w:rPr>
              <w:rFonts w:ascii="Cambria" w:hAnsi="Cambria" w:cs="Segoe UI Light"/>
            </w:rPr>
          </w:rPrChange>
        </w:rPr>
        <w:t>ggplot(metrics1, aes(Model, Accuracy)) + geom_bar(stat="identity", aes(fill=Model)) + coord_cartesian(ylim=c(0.9,1)) + ggtitle("Accuracy")</w:t>
      </w:r>
    </w:p>
    <w:p w14:paraId="19079AA2" w14:textId="77777777" w:rsidR="000E5789" w:rsidRPr="008720ED" w:rsidRDefault="000E5789" w:rsidP="000E5789">
      <w:pPr>
        <w:spacing w:after="0" w:line="240" w:lineRule="auto"/>
        <w:rPr>
          <w:rFonts w:cs="Segoe UI Light"/>
          <w:rPrChange w:id="1306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07" w:author="Arnold Zhang" w:date="2019-04-21T18:42:00Z">
            <w:rPr>
              <w:rFonts w:ascii="Cambria" w:hAnsi="Cambria" w:cs="Segoe UI Light"/>
            </w:rPr>
          </w:rPrChange>
        </w:rPr>
        <w:t>ggplot(metrics1, aes(Model, Recall)) + geom_bar(stat="identity", aes(fill=Model)) + coord_cartesian(ylim=c(0.9,1)) + ggtitle("Recall")</w:t>
      </w:r>
    </w:p>
    <w:p w14:paraId="53C3EA3A" w14:textId="77777777" w:rsidR="000E5789" w:rsidRPr="008720ED" w:rsidRDefault="000E5789" w:rsidP="000E5789">
      <w:pPr>
        <w:spacing w:after="0" w:line="240" w:lineRule="auto"/>
        <w:rPr>
          <w:rFonts w:cs="Segoe UI Light"/>
          <w:rPrChange w:id="1308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09" w:author="Arnold Zhang" w:date="2019-04-21T18:42:00Z">
            <w:rPr>
              <w:rFonts w:ascii="Cambria" w:hAnsi="Cambria" w:cs="Segoe UI Light"/>
            </w:rPr>
          </w:rPrChange>
        </w:rPr>
        <w:t>ggplot(metrics1, aes(Model, Precision)) + geom_bar(stat="identity", aes(fill=Model)) + coord_cartesian(ylim=c(0.8,1)) + ggtitle("Precision")</w:t>
      </w:r>
    </w:p>
    <w:p w14:paraId="1DFDA7D0" w14:textId="77777777" w:rsidR="000E5789" w:rsidRPr="008720ED" w:rsidRDefault="000E5789" w:rsidP="000E5789">
      <w:pPr>
        <w:spacing w:after="0" w:line="240" w:lineRule="auto"/>
        <w:rPr>
          <w:rFonts w:cs="Segoe UI Light"/>
          <w:rPrChange w:id="1310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11" w:author="Arnold Zhang" w:date="2019-04-21T18:42:00Z">
            <w:rPr>
              <w:rFonts w:ascii="Cambria" w:hAnsi="Cambria" w:cs="Segoe UI Light"/>
            </w:rPr>
          </w:rPrChange>
        </w:rPr>
        <w:t>ggplot(metrics1, aes(Model, FNR)) + geom_bar(stat="identity", aes(fill=Model)) + coord_cartesian(ylim=c(0,0.05)) + ggtitle("False Negative Rate")</w:t>
      </w:r>
    </w:p>
    <w:p w14:paraId="271B89E4" w14:textId="77777777" w:rsidR="000E5789" w:rsidRPr="008720ED" w:rsidRDefault="000E5789" w:rsidP="000E5789">
      <w:pPr>
        <w:spacing w:after="0" w:line="240" w:lineRule="auto"/>
        <w:rPr>
          <w:rFonts w:cs="Segoe UI Light"/>
          <w:rPrChange w:id="1312" w:author="Arnold Zhang" w:date="2019-04-21T18:42:00Z">
            <w:rPr>
              <w:rFonts w:ascii="Cambria" w:hAnsi="Cambria" w:cs="Segoe UI Light"/>
            </w:rPr>
          </w:rPrChange>
        </w:rPr>
      </w:pPr>
      <w:r w:rsidRPr="008720ED">
        <w:rPr>
          <w:rFonts w:cs="Segoe UI Light"/>
          <w:rPrChange w:id="1313" w:author="Arnold Zhang" w:date="2019-04-21T18:42:00Z">
            <w:rPr>
              <w:rFonts w:ascii="Cambria" w:hAnsi="Cambria" w:cs="Segoe UI Light"/>
            </w:rPr>
          </w:rPrChange>
        </w:rPr>
        <w:t>ggplot(metrics1, aes(Model, Fscore)) + geom_bar(stat="identity", aes(fill=Model)) + coord_cartesian(ylim=c(0.9,1)) + ggtitle("F score")</w:t>
      </w:r>
    </w:p>
    <w:p w14:paraId="26CB4457" w14:textId="77777777" w:rsidR="007F310C" w:rsidRPr="008720ED" w:rsidDel="009705BD" w:rsidRDefault="007F310C" w:rsidP="007F310C">
      <w:pPr>
        <w:spacing w:after="0" w:line="240" w:lineRule="auto"/>
        <w:rPr>
          <w:del w:id="1314" w:author="Arnold Zhang" w:date="2019-04-21T18:55:00Z"/>
          <w:rFonts w:cs="Segoe UI Light"/>
          <w:rPrChange w:id="1315" w:author="Arnold Zhang" w:date="2019-04-21T18:42:00Z">
            <w:rPr>
              <w:del w:id="1316" w:author="Arnold Zhang" w:date="2019-04-21T18:55:00Z"/>
              <w:rFonts w:ascii="Cambria" w:hAnsi="Cambria" w:cs="Segoe UI Light"/>
            </w:rPr>
          </w:rPrChange>
        </w:rPr>
      </w:pPr>
    </w:p>
    <w:p w14:paraId="3CF4EA2E" w14:textId="1AC8B829" w:rsidR="00327F0B" w:rsidRPr="008720ED" w:rsidDel="009705BD" w:rsidRDefault="00327F0B" w:rsidP="00464991">
      <w:pPr>
        <w:spacing w:after="0" w:line="240" w:lineRule="auto"/>
        <w:rPr>
          <w:del w:id="1317" w:author="Arnold Zhang" w:date="2019-04-21T18:55:00Z"/>
          <w:rFonts w:cs="Segoe UI Light"/>
          <w:rPrChange w:id="1318" w:author="Arnold Zhang" w:date="2019-04-21T18:42:00Z">
            <w:rPr>
              <w:del w:id="1319" w:author="Arnold Zhang" w:date="2019-04-21T18:55:00Z"/>
              <w:rFonts w:ascii="Cambria" w:hAnsi="Cambria" w:cs="Segoe UI Light"/>
            </w:rPr>
          </w:rPrChange>
        </w:rPr>
      </w:pPr>
    </w:p>
    <w:p w14:paraId="214DC162" w14:textId="3F0080D4" w:rsidR="00327F0B" w:rsidRPr="008720ED" w:rsidDel="009705BD" w:rsidRDefault="00327F0B" w:rsidP="00464991">
      <w:pPr>
        <w:spacing w:after="0" w:line="240" w:lineRule="auto"/>
        <w:rPr>
          <w:del w:id="1320" w:author="Arnold Zhang" w:date="2019-04-21T18:55:00Z"/>
          <w:rFonts w:cs="Segoe UI Light"/>
          <w:rPrChange w:id="1321" w:author="Arnold Zhang" w:date="2019-04-21T18:42:00Z">
            <w:rPr>
              <w:del w:id="1322" w:author="Arnold Zhang" w:date="2019-04-21T18:55:00Z"/>
              <w:rFonts w:ascii="Cambria" w:hAnsi="Cambria" w:cs="Segoe UI Light"/>
            </w:rPr>
          </w:rPrChange>
        </w:rPr>
      </w:pPr>
    </w:p>
    <w:p w14:paraId="115B0FA6" w14:textId="35254468" w:rsidR="00327F0B" w:rsidRPr="008720ED" w:rsidDel="009705BD" w:rsidRDefault="00327F0B" w:rsidP="00464991">
      <w:pPr>
        <w:spacing w:after="0" w:line="240" w:lineRule="auto"/>
        <w:rPr>
          <w:del w:id="1323" w:author="Arnold Zhang" w:date="2019-04-21T18:55:00Z"/>
          <w:rFonts w:cs="Segoe UI Light"/>
          <w:rPrChange w:id="1324" w:author="Arnold Zhang" w:date="2019-04-21T18:42:00Z">
            <w:rPr>
              <w:del w:id="1325" w:author="Arnold Zhang" w:date="2019-04-21T18:55:00Z"/>
              <w:rFonts w:ascii="Cambria" w:hAnsi="Cambria" w:cs="Segoe UI Light"/>
            </w:rPr>
          </w:rPrChange>
        </w:rPr>
      </w:pPr>
    </w:p>
    <w:p w14:paraId="16B67E05" w14:textId="71BE0858" w:rsidR="00327F0B" w:rsidRPr="008720ED" w:rsidDel="009705BD" w:rsidRDefault="00327F0B" w:rsidP="00464991">
      <w:pPr>
        <w:spacing w:after="0" w:line="240" w:lineRule="auto"/>
        <w:rPr>
          <w:del w:id="1326" w:author="Arnold Zhang" w:date="2019-04-21T18:55:00Z"/>
          <w:rFonts w:cs="Segoe UI Light"/>
          <w:rPrChange w:id="1327" w:author="Arnold Zhang" w:date="2019-04-21T18:42:00Z">
            <w:rPr>
              <w:del w:id="1328" w:author="Arnold Zhang" w:date="2019-04-21T18:55:00Z"/>
              <w:rFonts w:ascii="Cambria" w:hAnsi="Cambria" w:cs="Segoe UI Light"/>
            </w:rPr>
          </w:rPrChange>
        </w:rPr>
      </w:pPr>
    </w:p>
    <w:p w14:paraId="047D9454" w14:textId="60B01FAC" w:rsidR="00327F0B" w:rsidRPr="008720ED" w:rsidRDefault="00327F0B" w:rsidP="00464991">
      <w:pPr>
        <w:spacing w:after="0" w:line="240" w:lineRule="auto"/>
        <w:rPr>
          <w:rFonts w:cs="Segoe UI Light"/>
          <w:rPrChange w:id="1329" w:author="Arnold Zhang" w:date="2019-04-21T18:42:00Z">
            <w:rPr>
              <w:rFonts w:ascii="Cambria" w:hAnsi="Cambria" w:cs="Segoe UI Light"/>
            </w:rPr>
          </w:rPrChange>
        </w:rPr>
      </w:pPr>
    </w:p>
    <w:p w14:paraId="5FBBFC6C" w14:textId="43FE8A6F" w:rsidR="00327F0B" w:rsidDel="009705BD" w:rsidRDefault="00327F0B" w:rsidP="00464991">
      <w:pPr>
        <w:spacing w:after="0" w:line="240" w:lineRule="auto"/>
        <w:rPr>
          <w:del w:id="1330" w:author="Arnold Zhang" w:date="2019-04-21T18:42:00Z"/>
          <w:rFonts w:cs="Segoe UI Light"/>
        </w:rPr>
      </w:pPr>
    </w:p>
    <w:p w14:paraId="22530B83" w14:textId="77777777" w:rsidR="009705BD" w:rsidRPr="008720ED" w:rsidRDefault="009705BD" w:rsidP="00464991">
      <w:pPr>
        <w:spacing w:after="0" w:line="240" w:lineRule="auto"/>
        <w:rPr>
          <w:ins w:id="1331" w:author="Arnold Zhang" w:date="2019-04-21T18:55:00Z"/>
          <w:rFonts w:cs="Segoe UI Light"/>
          <w:rPrChange w:id="1332" w:author="Arnold Zhang" w:date="2019-04-21T18:42:00Z">
            <w:rPr>
              <w:ins w:id="1333" w:author="Arnold Zhang" w:date="2019-04-21T18:55:00Z"/>
              <w:rFonts w:ascii="Cambria" w:hAnsi="Cambria" w:cs="Segoe UI Light"/>
            </w:rPr>
          </w:rPrChange>
        </w:rPr>
      </w:pPr>
    </w:p>
    <w:p w14:paraId="67438BE3" w14:textId="1BADEEC2" w:rsidR="00464991" w:rsidRPr="008720ED" w:rsidDel="008720ED" w:rsidRDefault="00464991" w:rsidP="00464991">
      <w:pPr>
        <w:spacing w:after="0" w:line="240" w:lineRule="auto"/>
        <w:rPr>
          <w:del w:id="1334" w:author="Arnold Zhang" w:date="2019-04-21T18:42:00Z"/>
          <w:rFonts w:cs="Segoe UI Light"/>
          <w:rPrChange w:id="1335" w:author="Arnold Zhang" w:date="2019-04-21T18:42:00Z">
            <w:rPr>
              <w:del w:id="1336" w:author="Arnold Zhang" w:date="2019-04-21T18:42:00Z"/>
              <w:rFonts w:ascii="Cambria" w:hAnsi="Cambria" w:cs="Segoe UI Light"/>
            </w:rPr>
          </w:rPrChange>
        </w:rPr>
      </w:pPr>
    </w:p>
    <w:p w14:paraId="1A971E86" w14:textId="7AAD44CA" w:rsidR="00464991" w:rsidRPr="008720ED" w:rsidDel="008720ED" w:rsidRDefault="00464991" w:rsidP="00464991">
      <w:pPr>
        <w:spacing w:after="0" w:line="240" w:lineRule="auto"/>
        <w:rPr>
          <w:del w:id="1337" w:author="Arnold Zhang" w:date="2019-04-21T18:42:00Z"/>
          <w:rFonts w:cs="Segoe UI Light"/>
          <w:rPrChange w:id="1338" w:author="Arnold Zhang" w:date="2019-04-21T18:42:00Z">
            <w:rPr>
              <w:del w:id="1339" w:author="Arnold Zhang" w:date="2019-04-21T18:42:00Z"/>
              <w:rFonts w:ascii="Cambria" w:hAnsi="Cambria" w:cs="Segoe UI Light"/>
            </w:rPr>
          </w:rPrChange>
        </w:rPr>
      </w:pPr>
    </w:p>
    <w:p w14:paraId="27ABC3E1" w14:textId="6435020D" w:rsidR="00464991" w:rsidRPr="008720ED" w:rsidDel="008720ED" w:rsidRDefault="00464991" w:rsidP="00464991">
      <w:pPr>
        <w:spacing w:after="0" w:line="240" w:lineRule="auto"/>
        <w:rPr>
          <w:del w:id="1340" w:author="Arnold Zhang" w:date="2019-04-21T18:42:00Z"/>
          <w:rFonts w:cs="Segoe UI Light"/>
          <w:rPrChange w:id="1341" w:author="Arnold Zhang" w:date="2019-04-21T18:42:00Z">
            <w:rPr>
              <w:del w:id="1342" w:author="Arnold Zhang" w:date="2019-04-21T18:42:00Z"/>
              <w:rFonts w:ascii="Cambria" w:hAnsi="Cambria" w:cs="Segoe UI Light"/>
            </w:rPr>
          </w:rPrChange>
        </w:rPr>
      </w:pPr>
    </w:p>
    <w:p w14:paraId="50F78608" w14:textId="609C928C" w:rsidR="00464991" w:rsidRPr="008720ED" w:rsidDel="008720ED" w:rsidRDefault="00464991" w:rsidP="00464991">
      <w:pPr>
        <w:spacing w:after="0" w:line="240" w:lineRule="auto"/>
        <w:rPr>
          <w:del w:id="1343" w:author="Arnold Zhang" w:date="2019-04-21T18:42:00Z"/>
          <w:rFonts w:cs="Segoe UI Light"/>
          <w:rPrChange w:id="1344" w:author="Arnold Zhang" w:date="2019-04-21T18:42:00Z">
            <w:rPr>
              <w:del w:id="1345" w:author="Arnold Zhang" w:date="2019-04-21T18:42:00Z"/>
              <w:rFonts w:ascii="Cambria" w:hAnsi="Cambria" w:cs="Segoe UI Light"/>
            </w:rPr>
          </w:rPrChange>
        </w:rPr>
      </w:pPr>
    </w:p>
    <w:p w14:paraId="4F35445A" w14:textId="71AEFF4A" w:rsidR="00464991" w:rsidRPr="008720ED" w:rsidDel="008720ED" w:rsidRDefault="00464991" w:rsidP="00464991">
      <w:pPr>
        <w:spacing w:after="0" w:line="240" w:lineRule="auto"/>
        <w:rPr>
          <w:del w:id="1346" w:author="Arnold Zhang" w:date="2019-04-21T18:42:00Z"/>
          <w:rFonts w:cs="Segoe UI Light"/>
          <w:rPrChange w:id="1347" w:author="Arnold Zhang" w:date="2019-04-21T18:42:00Z">
            <w:rPr>
              <w:del w:id="1348" w:author="Arnold Zhang" w:date="2019-04-21T18:42:00Z"/>
              <w:rFonts w:ascii="Cambria" w:hAnsi="Cambria" w:cs="Segoe UI Light"/>
            </w:rPr>
          </w:rPrChange>
        </w:rPr>
      </w:pPr>
    </w:p>
    <w:p w14:paraId="1CD8F74E" w14:textId="6184B271" w:rsidR="00464991" w:rsidRPr="008720ED" w:rsidDel="008720ED" w:rsidRDefault="00464991" w:rsidP="00464991">
      <w:pPr>
        <w:spacing w:after="0" w:line="240" w:lineRule="auto"/>
        <w:rPr>
          <w:del w:id="1349" w:author="Arnold Zhang" w:date="2019-04-21T18:42:00Z"/>
          <w:rFonts w:cs="Segoe UI Light"/>
          <w:rPrChange w:id="1350" w:author="Arnold Zhang" w:date="2019-04-21T18:42:00Z">
            <w:rPr>
              <w:del w:id="1351" w:author="Arnold Zhang" w:date="2019-04-21T18:42:00Z"/>
              <w:rFonts w:ascii="Cambria" w:hAnsi="Cambria" w:cs="Segoe UI Light"/>
            </w:rPr>
          </w:rPrChange>
        </w:rPr>
      </w:pPr>
    </w:p>
    <w:p w14:paraId="32997EC4" w14:textId="3ABE7CEE" w:rsidR="00464991" w:rsidRPr="008720ED" w:rsidDel="008720ED" w:rsidRDefault="00464991" w:rsidP="00464991">
      <w:pPr>
        <w:spacing w:after="0" w:line="240" w:lineRule="auto"/>
        <w:rPr>
          <w:del w:id="1352" w:author="Arnold Zhang" w:date="2019-04-21T18:42:00Z"/>
          <w:rFonts w:cs="Segoe UI Light"/>
          <w:rPrChange w:id="1353" w:author="Arnold Zhang" w:date="2019-04-21T18:42:00Z">
            <w:rPr>
              <w:del w:id="1354" w:author="Arnold Zhang" w:date="2019-04-21T18:42:00Z"/>
              <w:rFonts w:ascii="Cambria" w:hAnsi="Cambria" w:cs="Segoe UI Light"/>
            </w:rPr>
          </w:rPrChange>
        </w:rPr>
      </w:pPr>
    </w:p>
    <w:p w14:paraId="4AA4AED8" w14:textId="38CB952C" w:rsidR="00464991" w:rsidRPr="008720ED" w:rsidDel="008720ED" w:rsidRDefault="00464991" w:rsidP="00464991">
      <w:pPr>
        <w:spacing w:after="0" w:line="240" w:lineRule="auto"/>
        <w:rPr>
          <w:del w:id="1355" w:author="Arnold Zhang" w:date="2019-04-21T18:42:00Z"/>
          <w:rFonts w:cs="Segoe UI Light"/>
          <w:rPrChange w:id="1356" w:author="Arnold Zhang" w:date="2019-04-21T18:42:00Z">
            <w:rPr>
              <w:del w:id="1357" w:author="Arnold Zhang" w:date="2019-04-21T18:42:00Z"/>
              <w:rFonts w:ascii="Cambria" w:hAnsi="Cambria" w:cs="Segoe UI Light"/>
            </w:rPr>
          </w:rPrChange>
        </w:rPr>
      </w:pPr>
    </w:p>
    <w:p w14:paraId="3122EF2F" w14:textId="7526833C" w:rsidR="00464991" w:rsidRPr="008720ED" w:rsidDel="008720ED" w:rsidRDefault="00464991" w:rsidP="00464991">
      <w:pPr>
        <w:spacing w:after="0" w:line="240" w:lineRule="auto"/>
        <w:rPr>
          <w:del w:id="1358" w:author="Arnold Zhang" w:date="2019-04-21T18:42:00Z"/>
          <w:rFonts w:cs="Segoe UI Light"/>
          <w:rPrChange w:id="1359" w:author="Arnold Zhang" w:date="2019-04-21T18:42:00Z">
            <w:rPr>
              <w:del w:id="1360" w:author="Arnold Zhang" w:date="2019-04-21T18:42:00Z"/>
              <w:rFonts w:ascii="Cambria" w:hAnsi="Cambria" w:cs="Segoe UI Light"/>
            </w:rPr>
          </w:rPrChange>
        </w:rPr>
      </w:pPr>
    </w:p>
    <w:p w14:paraId="14DD60C9" w14:textId="61859539" w:rsidR="00464991" w:rsidRPr="008720ED" w:rsidDel="008720ED" w:rsidRDefault="00464991" w:rsidP="00464991">
      <w:pPr>
        <w:spacing w:after="0" w:line="240" w:lineRule="auto"/>
        <w:rPr>
          <w:del w:id="1361" w:author="Arnold Zhang" w:date="2019-04-21T18:42:00Z"/>
          <w:rFonts w:cs="Segoe UI Light"/>
          <w:rPrChange w:id="1362" w:author="Arnold Zhang" w:date="2019-04-21T18:42:00Z">
            <w:rPr>
              <w:del w:id="1363" w:author="Arnold Zhang" w:date="2019-04-21T18:42:00Z"/>
              <w:rFonts w:ascii="Cambria" w:hAnsi="Cambria" w:cs="Segoe UI Light"/>
            </w:rPr>
          </w:rPrChange>
        </w:rPr>
      </w:pPr>
    </w:p>
    <w:p w14:paraId="49CC1E4E" w14:textId="5CBA9248" w:rsidR="00464991" w:rsidRPr="008720ED" w:rsidDel="008720ED" w:rsidRDefault="00464991" w:rsidP="00464991">
      <w:pPr>
        <w:spacing w:after="0" w:line="240" w:lineRule="auto"/>
        <w:rPr>
          <w:del w:id="1364" w:author="Arnold Zhang" w:date="2019-04-21T18:42:00Z"/>
          <w:rFonts w:cs="Segoe UI Light"/>
          <w:rPrChange w:id="1365" w:author="Arnold Zhang" w:date="2019-04-21T18:42:00Z">
            <w:rPr>
              <w:del w:id="1366" w:author="Arnold Zhang" w:date="2019-04-21T18:42:00Z"/>
              <w:rFonts w:ascii="Cambria" w:hAnsi="Cambria" w:cs="Segoe UI Light"/>
            </w:rPr>
          </w:rPrChange>
        </w:rPr>
      </w:pPr>
    </w:p>
    <w:p w14:paraId="1BF1CAE3" w14:textId="73161535" w:rsidR="00464991" w:rsidRPr="008720ED" w:rsidDel="009705BD" w:rsidRDefault="00464991" w:rsidP="00464991">
      <w:pPr>
        <w:spacing w:after="0" w:line="240" w:lineRule="auto"/>
        <w:rPr>
          <w:del w:id="1367" w:author="Arnold Zhang" w:date="2019-04-21T18:55:00Z"/>
          <w:rFonts w:cs="Segoe UI Light"/>
          <w:rPrChange w:id="1368" w:author="Arnold Zhang" w:date="2019-04-21T18:42:00Z">
            <w:rPr>
              <w:del w:id="1369" w:author="Arnold Zhang" w:date="2019-04-21T18:55:00Z"/>
              <w:rFonts w:ascii="Cambria" w:hAnsi="Cambria" w:cs="Segoe UI Light"/>
            </w:rPr>
          </w:rPrChange>
        </w:rPr>
      </w:pPr>
    </w:p>
    <w:p w14:paraId="135E4373" w14:textId="224E5371" w:rsidR="00464991" w:rsidRPr="008720ED" w:rsidDel="009705BD" w:rsidRDefault="00464991" w:rsidP="00464991">
      <w:pPr>
        <w:spacing w:after="0" w:line="240" w:lineRule="auto"/>
        <w:rPr>
          <w:del w:id="1370" w:author="Arnold Zhang" w:date="2019-04-21T18:55:00Z"/>
          <w:rFonts w:cs="Segoe UI Light"/>
          <w:rPrChange w:id="1371" w:author="Arnold Zhang" w:date="2019-04-21T18:42:00Z">
            <w:rPr>
              <w:del w:id="1372" w:author="Arnold Zhang" w:date="2019-04-21T18:55:00Z"/>
              <w:rFonts w:ascii="Cambria" w:hAnsi="Cambria" w:cs="Segoe UI Light"/>
            </w:rPr>
          </w:rPrChange>
        </w:rPr>
      </w:pPr>
    </w:p>
    <w:p w14:paraId="31E3E686" w14:textId="0F0F7FAB" w:rsidR="00464991" w:rsidRPr="008720ED" w:rsidDel="009705BD" w:rsidRDefault="00464991" w:rsidP="00464991">
      <w:pPr>
        <w:spacing w:after="0" w:line="240" w:lineRule="auto"/>
        <w:rPr>
          <w:del w:id="1373" w:author="Arnold Zhang" w:date="2019-04-21T18:55:00Z"/>
          <w:rFonts w:cs="Segoe UI Light"/>
          <w:rPrChange w:id="1374" w:author="Arnold Zhang" w:date="2019-04-21T18:42:00Z">
            <w:rPr>
              <w:del w:id="1375" w:author="Arnold Zhang" w:date="2019-04-21T18:55:00Z"/>
              <w:rFonts w:ascii="Cambria" w:hAnsi="Cambria" w:cs="Segoe UI Light"/>
            </w:rPr>
          </w:rPrChange>
        </w:rPr>
      </w:pPr>
    </w:p>
    <w:p w14:paraId="60A1868E" w14:textId="2FB3E1B5" w:rsidR="00464991" w:rsidRPr="008720ED" w:rsidDel="009705BD" w:rsidRDefault="00464991" w:rsidP="00464991">
      <w:pPr>
        <w:spacing w:after="0" w:line="240" w:lineRule="auto"/>
        <w:rPr>
          <w:del w:id="1376" w:author="Arnold Zhang" w:date="2019-04-21T18:55:00Z"/>
          <w:rFonts w:cs="Segoe UI Light"/>
          <w:rPrChange w:id="1377" w:author="Arnold Zhang" w:date="2019-04-21T18:42:00Z">
            <w:rPr>
              <w:del w:id="1378" w:author="Arnold Zhang" w:date="2019-04-21T18:55:00Z"/>
              <w:rFonts w:ascii="Cambria" w:hAnsi="Cambria" w:cs="Segoe UI Light"/>
            </w:rPr>
          </w:rPrChange>
        </w:rPr>
      </w:pPr>
    </w:p>
    <w:p w14:paraId="22E6BAB7" w14:textId="77777777" w:rsidR="00464991" w:rsidRPr="008720ED" w:rsidRDefault="00464991" w:rsidP="00464991">
      <w:pPr>
        <w:spacing w:after="0" w:line="240" w:lineRule="auto"/>
        <w:rPr>
          <w:rFonts w:cs="Segoe UI Light"/>
          <w:rPrChange w:id="1379" w:author="Arnold Zhang" w:date="2019-04-21T18:42:00Z">
            <w:rPr>
              <w:rFonts w:ascii="Cambria" w:hAnsi="Cambria" w:cs="Segoe UI Light"/>
            </w:rPr>
          </w:rPrChange>
        </w:rPr>
      </w:pPr>
    </w:p>
    <w:sectPr w:rsidR="00464991" w:rsidRPr="008720ED" w:rsidSect="00F77CA3">
      <w:headerReference w:type="default" r:id="rId47"/>
      <w:pgSz w:w="12240" w:h="15840"/>
      <w:pgMar w:top="907" w:right="1296" w:bottom="1296" w:left="1296" w:header="44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92B4E" w14:textId="77777777" w:rsidR="008F687E" w:rsidRDefault="008F687E" w:rsidP="00AC00E2">
      <w:pPr>
        <w:spacing w:after="0" w:line="240" w:lineRule="auto"/>
      </w:pPr>
      <w:r>
        <w:separator/>
      </w:r>
    </w:p>
  </w:endnote>
  <w:endnote w:type="continuationSeparator" w:id="0">
    <w:p w14:paraId="1A84F456" w14:textId="77777777" w:rsidR="008F687E" w:rsidRDefault="008F687E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0000000000000000000"/>
    <w:charset w:val="86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5AC032" w14:textId="77777777" w:rsidR="008F687E" w:rsidRDefault="008F687E" w:rsidP="00AC00E2">
      <w:pPr>
        <w:spacing w:after="0" w:line="240" w:lineRule="auto"/>
      </w:pPr>
      <w:r>
        <w:separator/>
      </w:r>
    </w:p>
  </w:footnote>
  <w:footnote w:type="continuationSeparator" w:id="0">
    <w:p w14:paraId="1824AF31" w14:textId="77777777" w:rsidR="008F687E" w:rsidRDefault="008F687E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ustomXmlInsRangeStart w:id="1380" w:author="Arnold Zhang" w:date="2019-04-21T18:45:00Z"/>
  <w:sdt>
    <w:sdtPr>
      <w:id w:val="1477648756"/>
      <w:docPartObj>
        <w:docPartGallery w:val="Page Numbers (Top of Page)"/>
        <w:docPartUnique/>
      </w:docPartObj>
    </w:sdtPr>
    <w:sdtContent>
      <w:customXmlInsRangeEnd w:id="1380"/>
      <w:p w14:paraId="7B92858B" w14:textId="77777777" w:rsidR="005E486E" w:rsidRDefault="005E486E">
        <w:pPr>
          <w:pStyle w:val="Header"/>
          <w:jc w:val="right"/>
          <w:rPr>
            <w:ins w:id="1381" w:author="Arnold Zhang" w:date="2019-04-21T18:45:00Z"/>
          </w:rPr>
        </w:pPr>
        <w:ins w:id="1382" w:author="Arnold Zhang" w:date="2019-04-21T18:45:00Z">
          <w:r>
            <w:t xml:space="preserve">Page </w:t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</w:rPr>
            <w:instrText xml:space="preserve"> PAGE </w:instrText>
          </w:r>
          <w:r>
            <w:rPr>
              <w:b/>
              <w:bCs/>
              <w:sz w:val="24"/>
              <w:szCs w:val="24"/>
            </w:rPr>
            <w:fldChar w:fldCharType="separate"/>
          </w:r>
        </w:ins>
        <w:r w:rsidR="00097717">
          <w:rPr>
            <w:b/>
            <w:bCs/>
            <w:noProof/>
          </w:rPr>
          <w:t>14</w:t>
        </w:r>
        <w:ins w:id="1383" w:author="Arnold Zhang" w:date="2019-04-21T18:45:00Z">
          <w:r>
            <w:rPr>
              <w:b/>
              <w:bCs/>
              <w:sz w:val="24"/>
              <w:szCs w:val="24"/>
            </w:rPr>
            <w:fldChar w:fldCharType="end"/>
          </w:r>
          <w:r>
            <w:t xml:space="preserve"> of </w:t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</w:rPr>
            <w:instrText xml:space="preserve"> NUMPAGES  </w:instrText>
          </w:r>
          <w:r>
            <w:rPr>
              <w:b/>
              <w:bCs/>
              <w:sz w:val="24"/>
              <w:szCs w:val="24"/>
            </w:rPr>
            <w:fldChar w:fldCharType="separate"/>
          </w:r>
        </w:ins>
        <w:r w:rsidR="00097717">
          <w:rPr>
            <w:b/>
            <w:bCs/>
            <w:noProof/>
          </w:rPr>
          <w:t>24</w:t>
        </w:r>
        <w:ins w:id="1384" w:author="Arnold Zhang" w:date="2019-04-21T18:45:00Z">
          <w:r>
            <w:rPr>
              <w:b/>
              <w:bCs/>
              <w:sz w:val="24"/>
              <w:szCs w:val="24"/>
            </w:rPr>
            <w:fldChar w:fldCharType="end"/>
          </w:r>
        </w:ins>
      </w:p>
      <w:customXmlInsRangeStart w:id="1385" w:author="Arnold Zhang" w:date="2019-04-21T18:45:00Z"/>
    </w:sdtContent>
  </w:sdt>
  <w:customXmlInsRangeEnd w:id="1385"/>
  <w:p w14:paraId="60355910" w14:textId="2A12BDC5" w:rsidR="005E486E" w:rsidRDefault="005E486E" w:rsidP="005E486E">
    <w:pPr>
      <w:pStyle w:val="Header"/>
      <w:tabs>
        <w:tab w:val="clear" w:pos="9360"/>
        <w:tab w:val="right" w:pos="9630"/>
      </w:tabs>
      <w:rPr>
        <w:ins w:id="1386" w:author="Arnold Zhang" w:date="2019-04-21T18:45:00Z"/>
      </w:rPr>
      <w:pPrChange w:id="1387" w:author="Arnold Zhang" w:date="2019-04-21T18:47:00Z">
        <w:pPr>
          <w:pStyle w:val="Header"/>
        </w:pPr>
      </w:pPrChange>
    </w:pPr>
    <w:ins w:id="1388" w:author="Arnold Zhang" w:date="2019-04-21T18:45:00Z">
      <w:r>
        <w:t>Stats 6372 (402)</w:t>
      </w:r>
      <w:r>
        <w:tab/>
      </w:r>
    </w:ins>
    <w:ins w:id="1389" w:author="Arnold Zhang" w:date="2019-04-21T18:46:00Z">
      <w:r>
        <w:tab/>
      </w:r>
    </w:ins>
    <w:ins w:id="1390" w:author="Arnold Zhang" w:date="2019-04-21T18:47:00Z">
      <w:r>
        <w:t>Project 2</w:t>
      </w:r>
    </w:ins>
  </w:p>
  <w:p w14:paraId="07FD6CB2" w14:textId="0F77A8BA" w:rsidR="005E486E" w:rsidRDefault="005E486E" w:rsidP="004835DA">
    <w:pPr>
      <w:pStyle w:val="Header"/>
      <w:rPr>
        <w:ins w:id="1391" w:author="Arnold Zhang" w:date="2019-04-21T18:45:00Z"/>
      </w:rPr>
    </w:pPr>
    <w:ins w:id="1392" w:author="Arnold Zhang" w:date="2019-04-21T18:47:00Z">
      <w:r>
        <w:t>J. Otsap, T. Tenmattam, A. Zhang</w:t>
      </w:r>
    </w:ins>
    <w:ins w:id="1393" w:author="Arnold Zhang" w:date="2019-04-21T18:45:00Z">
      <w:r>
        <w:tab/>
      </w:r>
      <w:r>
        <w:tab/>
      </w:r>
    </w:ins>
  </w:p>
  <w:p w14:paraId="086769CB" w14:textId="056129F0" w:rsidR="00BB7B01" w:rsidRDefault="00BB7B0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B3630E"/>
    <w:multiLevelType w:val="hybridMultilevel"/>
    <w:tmpl w:val="A5145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tsap, Jeremy">
    <w15:presenceInfo w15:providerId="AD" w15:userId="S-1-5-21-1348084339-127748045-929701000-2240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BBB"/>
    <w:rsid w:val="00006E60"/>
    <w:rsid w:val="00006FC3"/>
    <w:rsid w:val="000079FB"/>
    <w:rsid w:val="00012110"/>
    <w:rsid w:val="00013AA3"/>
    <w:rsid w:val="000177B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81C82"/>
    <w:rsid w:val="00097717"/>
    <w:rsid w:val="000A0810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5789"/>
    <w:rsid w:val="000E74AD"/>
    <w:rsid w:val="00103B66"/>
    <w:rsid w:val="00110C0D"/>
    <w:rsid w:val="0011137F"/>
    <w:rsid w:val="00111662"/>
    <w:rsid w:val="00124BF8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3D5D"/>
    <w:rsid w:val="0018468F"/>
    <w:rsid w:val="001946F7"/>
    <w:rsid w:val="00196D6F"/>
    <w:rsid w:val="001A1E8B"/>
    <w:rsid w:val="001A47D1"/>
    <w:rsid w:val="001A5B1B"/>
    <w:rsid w:val="001B5827"/>
    <w:rsid w:val="001B5936"/>
    <w:rsid w:val="001C266E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545A0"/>
    <w:rsid w:val="002661EC"/>
    <w:rsid w:val="00270680"/>
    <w:rsid w:val="00281664"/>
    <w:rsid w:val="00293BE2"/>
    <w:rsid w:val="002A35FB"/>
    <w:rsid w:val="002B3884"/>
    <w:rsid w:val="002B3DCB"/>
    <w:rsid w:val="002B77CA"/>
    <w:rsid w:val="002C1696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27F0B"/>
    <w:rsid w:val="003317E4"/>
    <w:rsid w:val="0033484D"/>
    <w:rsid w:val="00337ECB"/>
    <w:rsid w:val="00340D61"/>
    <w:rsid w:val="003529F3"/>
    <w:rsid w:val="00361716"/>
    <w:rsid w:val="00363D40"/>
    <w:rsid w:val="003671B3"/>
    <w:rsid w:val="00370BF2"/>
    <w:rsid w:val="003731D6"/>
    <w:rsid w:val="00392415"/>
    <w:rsid w:val="003932E9"/>
    <w:rsid w:val="003A11DC"/>
    <w:rsid w:val="003A357A"/>
    <w:rsid w:val="003C235E"/>
    <w:rsid w:val="003C6216"/>
    <w:rsid w:val="003E2F8F"/>
    <w:rsid w:val="0040222E"/>
    <w:rsid w:val="00411E0A"/>
    <w:rsid w:val="004128D3"/>
    <w:rsid w:val="0042352B"/>
    <w:rsid w:val="004246E6"/>
    <w:rsid w:val="00435386"/>
    <w:rsid w:val="004402B6"/>
    <w:rsid w:val="00441C35"/>
    <w:rsid w:val="004435D6"/>
    <w:rsid w:val="00454F60"/>
    <w:rsid w:val="00461448"/>
    <w:rsid w:val="00461A92"/>
    <w:rsid w:val="00464853"/>
    <w:rsid w:val="00464991"/>
    <w:rsid w:val="00472009"/>
    <w:rsid w:val="004724CC"/>
    <w:rsid w:val="004835DA"/>
    <w:rsid w:val="00486D38"/>
    <w:rsid w:val="004968AD"/>
    <w:rsid w:val="00497D7E"/>
    <w:rsid w:val="004A798B"/>
    <w:rsid w:val="004B1F09"/>
    <w:rsid w:val="004B4D3F"/>
    <w:rsid w:val="004B7048"/>
    <w:rsid w:val="004C058D"/>
    <w:rsid w:val="004C4897"/>
    <w:rsid w:val="004D2D56"/>
    <w:rsid w:val="004E3693"/>
    <w:rsid w:val="004E5FBB"/>
    <w:rsid w:val="004F466D"/>
    <w:rsid w:val="00503B43"/>
    <w:rsid w:val="0050750E"/>
    <w:rsid w:val="0050796C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11DC"/>
    <w:rsid w:val="00547637"/>
    <w:rsid w:val="00557E7F"/>
    <w:rsid w:val="0056205E"/>
    <w:rsid w:val="00563BF4"/>
    <w:rsid w:val="00565F40"/>
    <w:rsid w:val="00577C4D"/>
    <w:rsid w:val="005826F0"/>
    <w:rsid w:val="00582FD1"/>
    <w:rsid w:val="00585909"/>
    <w:rsid w:val="005905F6"/>
    <w:rsid w:val="005941B5"/>
    <w:rsid w:val="005A3B3D"/>
    <w:rsid w:val="005A72E6"/>
    <w:rsid w:val="005B1595"/>
    <w:rsid w:val="005B1D27"/>
    <w:rsid w:val="005B3116"/>
    <w:rsid w:val="005B4A69"/>
    <w:rsid w:val="005B5115"/>
    <w:rsid w:val="005B526A"/>
    <w:rsid w:val="005B63F0"/>
    <w:rsid w:val="005D05A3"/>
    <w:rsid w:val="005D2C16"/>
    <w:rsid w:val="005D35B5"/>
    <w:rsid w:val="005D6931"/>
    <w:rsid w:val="005D7AD7"/>
    <w:rsid w:val="005E1C91"/>
    <w:rsid w:val="005E3B77"/>
    <w:rsid w:val="005E486E"/>
    <w:rsid w:val="005E4F49"/>
    <w:rsid w:val="005F080F"/>
    <w:rsid w:val="005F2390"/>
    <w:rsid w:val="005F5308"/>
    <w:rsid w:val="005F70ED"/>
    <w:rsid w:val="006002D3"/>
    <w:rsid w:val="006010DF"/>
    <w:rsid w:val="00605C94"/>
    <w:rsid w:val="00611B70"/>
    <w:rsid w:val="006178CA"/>
    <w:rsid w:val="0062286D"/>
    <w:rsid w:val="00632244"/>
    <w:rsid w:val="006462FE"/>
    <w:rsid w:val="00647FD0"/>
    <w:rsid w:val="00655741"/>
    <w:rsid w:val="00656A58"/>
    <w:rsid w:val="00665A39"/>
    <w:rsid w:val="00670F8D"/>
    <w:rsid w:val="006814BD"/>
    <w:rsid w:val="00682FE2"/>
    <w:rsid w:val="006946F4"/>
    <w:rsid w:val="006A414F"/>
    <w:rsid w:val="006A4918"/>
    <w:rsid w:val="006A6418"/>
    <w:rsid w:val="006B2CCA"/>
    <w:rsid w:val="006B3420"/>
    <w:rsid w:val="006B3C37"/>
    <w:rsid w:val="006B5D5C"/>
    <w:rsid w:val="006C5BC7"/>
    <w:rsid w:val="006D274A"/>
    <w:rsid w:val="006D2F6F"/>
    <w:rsid w:val="006D449B"/>
    <w:rsid w:val="006D6C27"/>
    <w:rsid w:val="006E0BDC"/>
    <w:rsid w:val="006E1C38"/>
    <w:rsid w:val="006F24A3"/>
    <w:rsid w:val="006F4CE2"/>
    <w:rsid w:val="006F4D38"/>
    <w:rsid w:val="006F5AAB"/>
    <w:rsid w:val="006F6568"/>
    <w:rsid w:val="007070EB"/>
    <w:rsid w:val="00710D5D"/>
    <w:rsid w:val="00717E51"/>
    <w:rsid w:val="007209F8"/>
    <w:rsid w:val="007262C4"/>
    <w:rsid w:val="00731687"/>
    <w:rsid w:val="00744116"/>
    <w:rsid w:val="00745052"/>
    <w:rsid w:val="007463B8"/>
    <w:rsid w:val="00746AED"/>
    <w:rsid w:val="00746F5F"/>
    <w:rsid w:val="007551D8"/>
    <w:rsid w:val="00756BBB"/>
    <w:rsid w:val="00756FC4"/>
    <w:rsid w:val="00773A0B"/>
    <w:rsid w:val="007833F1"/>
    <w:rsid w:val="007921F2"/>
    <w:rsid w:val="00795EAC"/>
    <w:rsid w:val="00796A2C"/>
    <w:rsid w:val="007A5F41"/>
    <w:rsid w:val="007C0E73"/>
    <w:rsid w:val="007C4C27"/>
    <w:rsid w:val="007C5727"/>
    <w:rsid w:val="007D116A"/>
    <w:rsid w:val="007D4A00"/>
    <w:rsid w:val="007E3F21"/>
    <w:rsid w:val="007E5F6B"/>
    <w:rsid w:val="007E60BA"/>
    <w:rsid w:val="007F0E7B"/>
    <w:rsid w:val="007F10ED"/>
    <w:rsid w:val="007F310C"/>
    <w:rsid w:val="007F62F2"/>
    <w:rsid w:val="008021D8"/>
    <w:rsid w:val="008028BF"/>
    <w:rsid w:val="0080298B"/>
    <w:rsid w:val="008038CD"/>
    <w:rsid w:val="00815669"/>
    <w:rsid w:val="008268AA"/>
    <w:rsid w:val="008315E4"/>
    <w:rsid w:val="00832891"/>
    <w:rsid w:val="00836277"/>
    <w:rsid w:val="00844763"/>
    <w:rsid w:val="00850FC4"/>
    <w:rsid w:val="00851F16"/>
    <w:rsid w:val="008531B5"/>
    <w:rsid w:val="008573F9"/>
    <w:rsid w:val="00861D48"/>
    <w:rsid w:val="008712AF"/>
    <w:rsid w:val="008720ED"/>
    <w:rsid w:val="00873C67"/>
    <w:rsid w:val="00874CE6"/>
    <w:rsid w:val="00877C8E"/>
    <w:rsid w:val="00880A26"/>
    <w:rsid w:val="00885D60"/>
    <w:rsid w:val="00886E28"/>
    <w:rsid w:val="008919C9"/>
    <w:rsid w:val="008A6F61"/>
    <w:rsid w:val="008A71CB"/>
    <w:rsid w:val="008B704B"/>
    <w:rsid w:val="008C35F3"/>
    <w:rsid w:val="008D0270"/>
    <w:rsid w:val="008D0815"/>
    <w:rsid w:val="008D0E78"/>
    <w:rsid w:val="008D2A19"/>
    <w:rsid w:val="008D33E5"/>
    <w:rsid w:val="008D4187"/>
    <w:rsid w:val="008D5FBE"/>
    <w:rsid w:val="008D6AAC"/>
    <w:rsid w:val="008E2E64"/>
    <w:rsid w:val="008F2F3A"/>
    <w:rsid w:val="008F4F7E"/>
    <w:rsid w:val="008F687E"/>
    <w:rsid w:val="009061F5"/>
    <w:rsid w:val="0090791C"/>
    <w:rsid w:val="009127BA"/>
    <w:rsid w:val="009235CE"/>
    <w:rsid w:val="009274D1"/>
    <w:rsid w:val="00932C0D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05BD"/>
    <w:rsid w:val="00975990"/>
    <w:rsid w:val="00986A8C"/>
    <w:rsid w:val="009870D6"/>
    <w:rsid w:val="009877B5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9F7D22"/>
    <w:rsid w:val="00A02C0B"/>
    <w:rsid w:val="00A02E12"/>
    <w:rsid w:val="00A06480"/>
    <w:rsid w:val="00A10ACB"/>
    <w:rsid w:val="00A1578E"/>
    <w:rsid w:val="00A24CA4"/>
    <w:rsid w:val="00A3079D"/>
    <w:rsid w:val="00A3117E"/>
    <w:rsid w:val="00A33217"/>
    <w:rsid w:val="00A429BE"/>
    <w:rsid w:val="00A507DA"/>
    <w:rsid w:val="00A56557"/>
    <w:rsid w:val="00A63E2B"/>
    <w:rsid w:val="00A707C6"/>
    <w:rsid w:val="00A76590"/>
    <w:rsid w:val="00A82DDF"/>
    <w:rsid w:val="00A869DC"/>
    <w:rsid w:val="00A90594"/>
    <w:rsid w:val="00A94602"/>
    <w:rsid w:val="00A946A3"/>
    <w:rsid w:val="00A973A0"/>
    <w:rsid w:val="00AB459A"/>
    <w:rsid w:val="00AB759D"/>
    <w:rsid w:val="00AB777E"/>
    <w:rsid w:val="00AB7855"/>
    <w:rsid w:val="00AC00E2"/>
    <w:rsid w:val="00AC1B07"/>
    <w:rsid w:val="00AC1BBE"/>
    <w:rsid w:val="00AC2D89"/>
    <w:rsid w:val="00AC7140"/>
    <w:rsid w:val="00AE6D0F"/>
    <w:rsid w:val="00AE7E56"/>
    <w:rsid w:val="00AF7B9C"/>
    <w:rsid w:val="00B01BDA"/>
    <w:rsid w:val="00B134A2"/>
    <w:rsid w:val="00B2059A"/>
    <w:rsid w:val="00B21F6C"/>
    <w:rsid w:val="00B2770D"/>
    <w:rsid w:val="00B32C9F"/>
    <w:rsid w:val="00B430F7"/>
    <w:rsid w:val="00B45003"/>
    <w:rsid w:val="00B55D5E"/>
    <w:rsid w:val="00B84FF8"/>
    <w:rsid w:val="00B960CE"/>
    <w:rsid w:val="00B972AF"/>
    <w:rsid w:val="00BA1C49"/>
    <w:rsid w:val="00BB0D4A"/>
    <w:rsid w:val="00BB2367"/>
    <w:rsid w:val="00BB2FD5"/>
    <w:rsid w:val="00BB3B04"/>
    <w:rsid w:val="00BB7B01"/>
    <w:rsid w:val="00BC14A9"/>
    <w:rsid w:val="00BC3174"/>
    <w:rsid w:val="00BD0C55"/>
    <w:rsid w:val="00BD26E5"/>
    <w:rsid w:val="00BD755C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18E2"/>
    <w:rsid w:val="00C6257D"/>
    <w:rsid w:val="00C65BA0"/>
    <w:rsid w:val="00C7432B"/>
    <w:rsid w:val="00C7569C"/>
    <w:rsid w:val="00C80A88"/>
    <w:rsid w:val="00C91AE4"/>
    <w:rsid w:val="00C9536C"/>
    <w:rsid w:val="00C95905"/>
    <w:rsid w:val="00CA25A0"/>
    <w:rsid w:val="00CA7E90"/>
    <w:rsid w:val="00CB15A6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577B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A677C"/>
    <w:rsid w:val="00DA6CA7"/>
    <w:rsid w:val="00DB04A6"/>
    <w:rsid w:val="00DB5D00"/>
    <w:rsid w:val="00DB783A"/>
    <w:rsid w:val="00DC2208"/>
    <w:rsid w:val="00DC5C3F"/>
    <w:rsid w:val="00DC5F6D"/>
    <w:rsid w:val="00DC6060"/>
    <w:rsid w:val="00DE113C"/>
    <w:rsid w:val="00DE1D45"/>
    <w:rsid w:val="00DE3724"/>
    <w:rsid w:val="00DF0BB0"/>
    <w:rsid w:val="00DF733C"/>
    <w:rsid w:val="00E2764D"/>
    <w:rsid w:val="00E334F1"/>
    <w:rsid w:val="00E5078A"/>
    <w:rsid w:val="00E610F4"/>
    <w:rsid w:val="00E628A9"/>
    <w:rsid w:val="00E6600D"/>
    <w:rsid w:val="00E751F1"/>
    <w:rsid w:val="00E7594F"/>
    <w:rsid w:val="00E802AD"/>
    <w:rsid w:val="00E80820"/>
    <w:rsid w:val="00E90262"/>
    <w:rsid w:val="00E90279"/>
    <w:rsid w:val="00E90512"/>
    <w:rsid w:val="00E9166B"/>
    <w:rsid w:val="00E93AA9"/>
    <w:rsid w:val="00E94787"/>
    <w:rsid w:val="00EA24B6"/>
    <w:rsid w:val="00EA2C48"/>
    <w:rsid w:val="00EB643B"/>
    <w:rsid w:val="00EC62A2"/>
    <w:rsid w:val="00ED3A30"/>
    <w:rsid w:val="00ED5DC4"/>
    <w:rsid w:val="00EE0E10"/>
    <w:rsid w:val="00EE3CB8"/>
    <w:rsid w:val="00EE4E12"/>
    <w:rsid w:val="00EE5E1A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23A0"/>
    <w:rsid w:val="00F4424F"/>
    <w:rsid w:val="00F47E77"/>
    <w:rsid w:val="00F5478C"/>
    <w:rsid w:val="00F63503"/>
    <w:rsid w:val="00F75C40"/>
    <w:rsid w:val="00F77CA3"/>
    <w:rsid w:val="00F81110"/>
    <w:rsid w:val="00F869DA"/>
    <w:rsid w:val="00F874EA"/>
    <w:rsid w:val="00F93C5A"/>
    <w:rsid w:val="00FA6C6A"/>
    <w:rsid w:val="00FB6042"/>
    <w:rsid w:val="00FC227C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25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1">
    <w:name w:val="Plain Table 31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0ED"/>
    <w:pPr>
      <w:tabs>
        <w:tab w:val="right" w:leader="dot" w:pos="963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20ED"/>
    <w:pPr>
      <w:tabs>
        <w:tab w:val="right" w:leader="dot" w:pos="9630"/>
      </w:tabs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7A5F41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A5F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A5F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1">
    <w:name w:val="Plain Table 31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0ED"/>
    <w:pPr>
      <w:tabs>
        <w:tab w:val="right" w:leader="dot" w:pos="963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20ED"/>
    <w:pPr>
      <w:tabs>
        <w:tab w:val="right" w:leader="dot" w:pos="9630"/>
      </w:tabs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7A5F41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A5F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A5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4/relationships/chartEx" Target="charts/chartEx1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1.xml"/><Relationship Id="rId50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hyperlink" Target="https://archive.ics.uci.edu/ml/datasets/Breast+Cancer+Wisconsin+%28Diagnostic%29" TargetMode="External"/><Relationship Id="rId17" Type="http://schemas.microsoft.com/office/2014/relationships/chartEx" Target="charts/chartEx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chart" Target="charts/chart1.xm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rnoldz@smu.edu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microsoft.com/office/2014/relationships/chartEx" Target="charts/chartEx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hyperlink" Target="mailto:ttenmattam@smu.edu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mailto:jotsap@smu.edu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557248"/>
        <c:axId val="215558784"/>
      </c:lineChart>
      <c:catAx>
        <c:axId val="215557248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5558784"/>
        <c:crosses val="autoZero"/>
        <c:auto val="1"/>
        <c:lblAlgn val="ctr"/>
        <c:lblOffset val="100"/>
        <c:noMultiLvlLbl val="0"/>
      </c:catAx>
      <c:valAx>
        <c:axId val="215558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5557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1928576"/>
        <c:axId val="231930112"/>
      </c:lineChart>
      <c:catAx>
        <c:axId val="231928576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1930112"/>
        <c:crosses val="autoZero"/>
        <c:auto val="1"/>
        <c:lblAlgn val="ctr"/>
        <c:lblOffset val="100"/>
        <c:noMultiLvlLbl val="0"/>
      </c:catAx>
      <c:valAx>
        <c:axId val="23193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1928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888ED-72C0-44F5-BDAF-E8AB2C69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24</Pages>
  <Words>5516</Words>
  <Characters>31443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36886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Otsap, Jeremy</dc:creator>
  <cp:lastModifiedBy>Arnold Zhang</cp:lastModifiedBy>
  <cp:revision>57</cp:revision>
  <dcterms:created xsi:type="dcterms:W3CDTF">2019-04-21T00:05:00Z</dcterms:created>
  <dcterms:modified xsi:type="dcterms:W3CDTF">2019-04-22T00:57:00Z</dcterms:modified>
</cp:coreProperties>
</file>