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8B1E6" w14:textId="62EC0BBE" w:rsidR="00021EFA" w:rsidRPr="009445A2" w:rsidRDefault="00021EFA" w:rsidP="00464991">
      <w:pPr>
        <w:spacing w:after="0" w:line="240" w:lineRule="auto"/>
        <w:rPr>
          <w:rFonts w:ascii="Cambria" w:hAnsi="Cambria" w:cs="Segoe UI Light"/>
        </w:rPr>
      </w:pPr>
    </w:p>
    <w:p w14:paraId="148B74DB" w14:textId="450EC09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1FE2755" w14:textId="6E37CB9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0AA2DEC7" w14:textId="5456EDF3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4DEF53" w14:textId="48B0571D" w:rsidR="00464991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00ACB81" w14:textId="292DD0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DAF55FB" w14:textId="2A82696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81291D9" w14:textId="2B720E3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19852C2" w14:textId="5BABC33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76C7CDA" w14:textId="47FEA4A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EFFF610" w14:textId="0C8F714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5FA2DE6" w14:textId="19BFC0B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C514FE6" w14:textId="0673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6653DE4" w14:textId="7504125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3F99FF" w14:textId="7B03AD1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7153DCD" w14:textId="64F0BC8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EC6769" w14:textId="6047F7E8" w:rsidR="00BD26E5" w:rsidRPr="00832891" w:rsidRDefault="00BD26E5" w:rsidP="00464991">
      <w:pPr>
        <w:spacing w:after="0" w:line="240" w:lineRule="auto"/>
        <w:rPr>
          <w:rFonts w:ascii="Cambria" w:hAnsi="Cambria" w:cs="Segoe UI Light"/>
          <w:sz w:val="36"/>
        </w:rPr>
      </w:pPr>
    </w:p>
    <w:p w14:paraId="43FE68DB" w14:textId="2E9DBA77" w:rsidR="00BD26E5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SMU Data Science</w:t>
      </w:r>
    </w:p>
    <w:p w14:paraId="74072545" w14:textId="72BCAABE" w:rsidR="00861D48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Stats 6372</w:t>
      </w:r>
    </w:p>
    <w:p w14:paraId="61BA4526" w14:textId="6EEB7E22" w:rsidR="006462FE" w:rsidRPr="00832891" w:rsidRDefault="006462FE" w:rsidP="00464991">
      <w:pPr>
        <w:spacing w:after="0" w:line="240" w:lineRule="auto"/>
        <w:rPr>
          <w:rFonts w:ascii="Cambria" w:hAnsi="Cambria" w:cs="Segoe UI Light"/>
          <w:sz w:val="36"/>
        </w:rPr>
      </w:pPr>
      <w:r>
        <w:rPr>
          <w:rFonts w:ascii="Cambria" w:hAnsi="Cambria" w:cs="Segoe UI Light"/>
          <w:sz w:val="36"/>
        </w:rPr>
        <w:t xml:space="preserve">Sec. 402 (2019 </w:t>
      </w:r>
      <w:proofErr w:type="spellStart"/>
      <w:r>
        <w:rPr>
          <w:rFonts w:ascii="Cambria" w:hAnsi="Cambria" w:cs="Segoe UI Light"/>
          <w:sz w:val="36"/>
        </w:rPr>
        <w:t>Spr</w:t>
      </w:r>
      <w:proofErr w:type="spellEnd"/>
      <w:r>
        <w:rPr>
          <w:rFonts w:ascii="Cambria" w:hAnsi="Cambria" w:cs="Segoe UI Light"/>
          <w:sz w:val="36"/>
        </w:rPr>
        <w:t>)</w:t>
      </w:r>
    </w:p>
    <w:p w14:paraId="4AEF2EA3" w14:textId="7293E48F" w:rsidR="00861D48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Final Project</w:t>
      </w:r>
    </w:p>
    <w:p w14:paraId="0F384642" w14:textId="7CEBFB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4273580" w14:textId="6F3C1D2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0366C94" w14:textId="72F051B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87ACABF" w14:textId="69C0B3F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C4D583" w14:textId="3A3FC0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BE09727" w14:textId="6D62CC87" w:rsidR="00832891" w:rsidRPr="00832891" w:rsidRDefault="006462FE" w:rsidP="00832891">
      <w:pPr>
        <w:spacing w:after="0" w:line="240" w:lineRule="auto"/>
        <w:rPr>
          <w:rFonts w:ascii="Cambria" w:hAnsi="Cambria" w:cs="Segoe UI Light"/>
          <w:sz w:val="24"/>
        </w:rPr>
      </w:pPr>
      <w:r>
        <w:rPr>
          <w:rFonts w:ascii="Cambria" w:hAnsi="Cambria" w:cs="Segoe UI Light"/>
          <w:sz w:val="24"/>
        </w:rPr>
        <w:t>Jeremy O</w:t>
      </w:r>
      <w:ins w:id="0" w:author="Arnold Zhang" w:date="2019-04-20T14:28:00Z">
        <w:r w:rsidR="007A5F41">
          <w:rPr>
            <w:rFonts w:ascii="Cambria" w:hAnsi="Cambria" w:cs="Segoe UI Light"/>
            <w:sz w:val="24"/>
          </w:rPr>
          <w:t>ts</w:t>
        </w:r>
      </w:ins>
      <w:del w:id="1" w:author="Arnold Zhang" w:date="2019-04-20T14:28:00Z">
        <w:r w:rsidDel="007A5F41">
          <w:rPr>
            <w:rFonts w:ascii="Cambria" w:hAnsi="Cambria" w:cs="Segoe UI Light"/>
            <w:sz w:val="24"/>
          </w:rPr>
          <w:delText>st</w:delText>
        </w:r>
      </w:del>
      <w:r>
        <w:rPr>
          <w:rFonts w:ascii="Cambria" w:hAnsi="Cambria" w:cs="Segoe UI Light"/>
          <w:sz w:val="24"/>
        </w:rPr>
        <w:t>ap</w:t>
      </w:r>
      <w:r w:rsidR="00832891" w:rsidRPr="00832891">
        <w:rPr>
          <w:rFonts w:ascii="Cambria" w:hAnsi="Cambria" w:cs="Segoe UI Light"/>
          <w:sz w:val="24"/>
        </w:rPr>
        <w:t xml:space="preserve"> </w:t>
      </w:r>
      <w:hyperlink r:id="rId7" w:history="1">
        <w:r w:rsidR="00832891" w:rsidRPr="00832891">
          <w:rPr>
            <w:rStyle w:val="Hyperlink"/>
            <w:rFonts w:ascii="Cambria" w:hAnsi="Cambria" w:cs="Segoe UI Light"/>
            <w:sz w:val="24"/>
          </w:rPr>
          <w:t>jotsap@smu.edu</w:t>
        </w:r>
      </w:hyperlink>
      <w:r w:rsidR="00832891" w:rsidRPr="00832891">
        <w:rPr>
          <w:rFonts w:ascii="Cambria" w:hAnsi="Cambria" w:cs="Segoe UI Light"/>
          <w:sz w:val="24"/>
        </w:rPr>
        <w:t xml:space="preserve"> </w:t>
      </w:r>
    </w:p>
    <w:p w14:paraId="4D58DB46" w14:textId="3D83A2F3" w:rsidR="00BD26E5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proofErr w:type="spellStart"/>
      <w:r w:rsidRPr="00832891">
        <w:rPr>
          <w:rFonts w:ascii="Cambria" w:hAnsi="Cambria" w:cs="Segoe UI Light"/>
          <w:sz w:val="24"/>
        </w:rPr>
        <w:t>Tej</w:t>
      </w:r>
      <w:proofErr w:type="spellEnd"/>
      <w:r w:rsidRPr="00832891">
        <w:rPr>
          <w:rFonts w:ascii="Cambria" w:hAnsi="Cambria" w:cs="Segoe UI Light"/>
          <w:sz w:val="24"/>
        </w:rPr>
        <w:t xml:space="preserve"> </w:t>
      </w:r>
      <w:proofErr w:type="spellStart"/>
      <w:r w:rsidRPr="00832891">
        <w:rPr>
          <w:rFonts w:ascii="Cambria" w:hAnsi="Cambria" w:cs="Segoe UI Light"/>
          <w:sz w:val="24"/>
        </w:rPr>
        <w:t>Tenmattam</w:t>
      </w:r>
      <w:proofErr w:type="spellEnd"/>
      <w:r w:rsidRPr="00832891">
        <w:rPr>
          <w:rFonts w:ascii="Cambria" w:hAnsi="Cambria" w:cs="Segoe UI Light"/>
          <w:sz w:val="24"/>
        </w:rPr>
        <w:t xml:space="preserve"> </w:t>
      </w:r>
      <w:hyperlink r:id="rId8" w:history="1">
        <w:r w:rsidRPr="00832891">
          <w:rPr>
            <w:rStyle w:val="Hyperlink"/>
            <w:rFonts w:ascii="Cambria" w:hAnsi="Cambria" w:cs="Segoe UI Light"/>
            <w:sz w:val="24"/>
          </w:rPr>
          <w:t>ttenmattam@smu.edu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66AF5151" w14:textId="77777777" w:rsidR="006462FE" w:rsidRPr="00832891" w:rsidRDefault="006462FE" w:rsidP="006462FE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Arnold Zhang </w:t>
      </w:r>
      <w:hyperlink r:id="rId9" w:history="1">
        <w:r w:rsidRPr="00832891">
          <w:rPr>
            <w:rStyle w:val="Hyperlink"/>
            <w:rFonts w:ascii="Cambria" w:hAnsi="Cambria" w:cs="Segoe UI Light"/>
            <w:sz w:val="24"/>
          </w:rPr>
          <w:t>arnoldz@smu.edu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236A512E" w14:textId="40B9135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281BAB" w14:textId="78BA3CE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BBF0BDD" w14:textId="0B36DBB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29747A1" w14:textId="10A3D10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7966502" w14:textId="5FAE06C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24695F3" w14:textId="58F351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9928312" w14:textId="54BAF5B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7280AC" w14:textId="7ABF099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DE0E903" w14:textId="0857E0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E42A7A8" w14:textId="4E26988B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9B6F565" w14:textId="3AF108E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BF0086C" w14:textId="527FE40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5C0E15" w14:textId="5994E2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FCE45B1" w14:textId="6754620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B409DE0" w14:textId="68F5683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9AC4859" w14:textId="516038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366583B" w14:textId="3853B59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691EF7" w14:textId="21D5D8C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EA0543" w14:textId="63D8B34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350EFEE" w14:textId="431155E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58860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AAC881" w14:textId="5DB1D7D4" w:rsidR="00861D48" w:rsidRDefault="00861D48">
          <w:pPr>
            <w:pStyle w:val="TOCHeading"/>
          </w:pPr>
          <w:r>
            <w:t>Contents</w:t>
          </w:r>
        </w:p>
        <w:bookmarkStart w:id="2" w:name="_GoBack"/>
        <w:bookmarkEnd w:id="2"/>
        <w:p w14:paraId="2E8F54E0" w14:textId="51CFDCAA" w:rsidR="00F423A0" w:rsidRDefault="00861D48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675138" w:history="1">
            <w:r w:rsidR="00F423A0" w:rsidRPr="00443EEC">
              <w:rPr>
                <w:rStyle w:val="Hyperlink"/>
                <w:noProof/>
              </w:rPr>
              <w:t>Introduction</w:t>
            </w:r>
            <w:r w:rsidR="00F423A0">
              <w:rPr>
                <w:noProof/>
                <w:webHidden/>
              </w:rPr>
              <w:tab/>
            </w:r>
            <w:r w:rsidR="00F423A0">
              <w:rPr>
                <w:noProof/>
                <w:webHidden/>
              </w:rPr>
              <w:fldChar w:fldCharType="begin"/>
            </w:r>
            <w:r w:rsidR="00F423A0">
              <w:rPr>
                <w:noProof/>
                <w:webHidden/>
              </w:rPr>
              <w:instrText xml:space="preserve"> PAGEREF _Toc6675138 \h </w:instrText>
            </w:r>
            <w:r w:rsidR="00F423A0">
              <w:rPr>
                <w:noProof/>
                <w:webHidden/>
              </w:rPr>
            </w:r>
            <w:r w:rsidR="00F423A0">
              <w:rPr>
                <w:noProof/>
                <w:webHidden/>
              </w:rPr>
              <w:fldChar w:fldCharType="separate"/>
            </w:r>
            <w:r w:rsidR="00F423A0">
              <w:rPr>
                <w:noProof/>
                <w:webHidden/>
              </w:rPr>
              <w:t>3</w:t>
            </w:r>
            <w:r w:rsidR="00F423A0">
              <w:rPr>
                <w:noProof/>
                <w:webHidden/>
              </w:rPr>
              <w:fldChar w:fldCharType="end"/>
            </w:r>
          </w:hyperlink>
        </w:p>
        <w:p w14:paraId="4BB7DFA1" w14:textId="5A09BE31" w:rsidR="00F423A0" w:rsidRDefault="00F423A0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39" w:history="1">
            <w:r w:rsidRPr="00443EEC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AFD8D" w14:textId="3254B912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0" w:history="1">
            <w:r w:rsidRPr="00443EEC">
              <w:rPr>
                <w:rStyle w:val="Hyperlink"/>
                <w:noProof/>
              </w:rPr>
              <w:t>Overview of the Data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F0CE" w14:textId="23AB355A" w:rsidR="00F423A0" w:rsidRDefault="00F423A0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1" w:history="1">
            <w:r w:rsidRPr="00443EEC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B581" w14:textId="450BA454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2" w:history="1">
            <w:r w:rsidRPr="00443EEC">
              <w:rPr>
                <w:rStyle w:val="Hyperlink"/>
                <w:noProof/>
              </w:rPr>
              <w:t>Data Assumption Checks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EBEDA" w14:textId="777C283B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3" w:history="1">
            <w:r w:rsidRPr="00443EEC">
              <w:rPr>
                <w:rStyle w:val="Hyperlink"/>
                <w:noProof/>
              </w:rPr>
              <w:t>Analysis of Data 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C7262" w14:textId="34437C75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4" w:history="1">
            <w:r w:rsidRPr="00443EEC">
              <w:rPr>
                <w:rStyle w:val="Hyperlink"/>
                <w:noProof/>
              </w:rPr>
              <w:t>Overall Sample 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CF47E" w14:textId="7B5B8642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5" w:history="1">
            <w:r w:rsidRPr="00443EEC">
              <w:rPr>
                <w:rStyle w:val="Hyperlink"/>
                <w:noProof/>
              </w:rPr>
              <w:t>Principal Components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C45EA" w14:textId="2CF05C1C" w:rsidR="00F423A0" w:rsidRDefault="00F423A0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6" w:history="1">
            <w:r w:rsidRPr="00443EEC">
              <w:rPr>
                <w:rStyle w:val="Hyperlink"/>
                <w:noProof/>
              </w:rPr>
              <w:t>Objective 1 – Explanatory Analysis: 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2E811" w14:textId="40B11078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7" w:history="1">
            <w:r w:rsidRPr="00443EEC">
              <w:rPr>
                <w:rStyle w:val="Hyperlink"/>
                <w:noProof/>
              </w:rPr>
              <w:t>Interpretation for Objective 1 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DA7A6" w14:textId="2E9AC64B" w:rsidR="00F423A0" w:rsidRDefault="00F423A0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8" w:history="1">
            <w:r w:rsidRPr="00443EEC">
              <w:rPr>
                <w:rStyle w:val="Hyperlink"/>
                <w:noProof/>
              </w:rPr>
              <w:t>Objective 2 – Model Creation &amp;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54C1F" w14:textId="3B48A311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49" w:history="1">
            <w:r w:rsidRPr="00443EEC">
              <w:rPr>
                <w:rStyle w:val="Hyperlink"/>
                <w:noProof/>
              </w:rPr>
              <w:t>Logistic Regression: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F94E" w14:textId="32131E38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50" w:history="1">
            <w:r w:rsidRPr="00443EEC">
              <w:rPr>
                <w:rStyle w:val="Hyperlink"/>
                <w:noProof/>
              </w:rPr>
              <w:t>k-Nearest Neighbours: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A2072" w14:textId="7DCDA0AC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51" w:history="1">
            <w:r w:rsidRPr="00443EEC">
              <w:rPr>
                <w:rStyle w:val="Hyperlink"/>
                <w:noProof/>
              </w:rPr>
              <w:t>Random Forest: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B909A" w14:textId="21F5642F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52" w:history="1">
            <w:r w:rsidRPr="00443EEC">
              <w:rPr>
                <w:rStyle w:val="Hyperlink"/>
                <w:noProof/>
              </w:rPr>
              <w:t>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73FF5" w14:textId="4DF5DACB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53" w:history="1">
            <w:r w:rsidRPr="00443EEC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D75F1" w14:textId="5909E527" w:rsidR="00F423A0" w:rsidRDefault="00F423A0">
          <w:pPr>
            <w:pStyle w:val="TOC2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54" w:history="1">
            <w:r w:rsidRPr="00443EEC">
              <w:rPr>
                <w:rStyle w:val="Hyperlink"/>
                <w:noProof/>
              </w:rPr>
              <w:t>Future 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27385" w14:textId="5D369E5A" w:rsidR="00F423A0" w:rsidRDefault="00F423A0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hyperlink w:anchor="_Toc6675155" w:history="1">
            <w:r w:rsidRPr="00443EEC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AC0AD" w14:textId="7E737653" w:rsidR="00861D48" w:rsidRDefault="00861D48">
          <w:r>
            <w:rPr>
              <w:b/>
              <w:bCs/>
              <w:noProof/>
            </w:rPr>
            <w:fldChar w:fldCharType="end"/>
          </w:r>
        </w:p>
      </w:sdtContent>
    </w:sdt>
    <w:p w14:paraId="0B18591B" w14:textId="401F156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852441" w14:textId="25CC93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4455C12" w14:textId="63E9DBD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A34430" w14:textId="1B7B95B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F2A803D" w14:textId="4C86954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21A8F99" w14:textId="3003DE9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7FF472" w14:textId="0AD170D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E391A6" w14:textId="78574C1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80F16CD" w14:textId="05EA877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15BEDFF" w14:textId="0EC61C9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143953C" w14:textId="78C1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BB781C" w14:textId="52FB8DD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7CFF0C" w14:textId="31511A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760BA5" w14:textId="3EA964E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91A37B" w14:textId="05394ED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2919D6B" w14:textId="2750BE2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F9BC56B" w14:textId="75F196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01E032B" w14:textId="2A6C747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BBFB81" w14:textId="4FAC3F4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E048892" w14:textId="2EF813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147DCA" w14:textId="732AAAD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6E8C8B5" w14:textId="6B68900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56B7428" w14:textId="2653DAC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9FDD41E" w14:textId="19BF877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3BC06B0" w14:textId="3F598B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955B0C2" w14:textId="176AE88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B676C04" w14:textId="49A7C1A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3BCE23C" w14:textId="403FE4F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E4001BE" w14:textId="5DF1FA1E" w:rsidR="00BD26E5" w:rsidDel="007A5F41" w:rsidRDefault="00BD26E5" w:rsidP="00464991">
      <w:pPr>
        <w:spacing w:after="0" w:line="240" w:lineRule="auto"/>
        <w:rPr>
          <w:del w:id="3" w:author="Arnold Zhang" w:date="2019-04-20T14:35:00Z"/>
          <w:rFonts w:ascii="Cambria" w:hAnsi="Cambria" w:cs="Segoe UI Light"/>
        </w:rPr>
      </w:pPr>
    </w:p>
    <w:p w14:paraId="2C2C5985" w14:textId="18AF5A57" w:rsidR="00BD26E5" w:rsidDel="007A5F41" w:rsidRDefault="00BD26E5" w:rsidP="007A5F41">
      <w:pPr>
        <w:pStyle w:val="Heading1"/>
        <w:rPr>
          <w:del w:id="4" w:author="Arnold Zhang" w:date="2019-04-20T14:28:00Z"/>
          <w:rFonts w:ascii="Cambria" w:hAnsi="Cambria" w:cs="Segoe UI Light"/>
        </w:rPr>
      </w:pPr>
    </w:p>
    <w:p w14:paraId="01864FC8" w14:textId="2715372D" w:rsidR="007A5F41" w:rsidRPr="00F118B1" w:rsidRDefault="007A5F41" w:rsidP="007A5F41">
      <w:pPr>
        <w:pStyle w:val="Heading1"/>
        <w:rPr>
          <w:ins w:id="5" w:author="Arnold Zhang" w:date="2019-04-20T14:28:00Z"/>
        </w:rPr>
      </w:pPr>
      <w:bookmarkStart w:id="6" w:name="_Toc6675138"/>
      <w:ins w:id="7" w:author="Arnold Zhang" w:date="2019-04-20T14:28:00Z">
        <w:r>
          <w:t>Introduction</w:t>
        </w:r>
        <w:bookmarkEnd w:id="6"/>
      </w:ins>
    </w:p>
    <w:p w14:paraId="224A31B8" w14:textId="1362371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1C525EA" w14:textId="77777777" w:rsidR="007A5F41" w:rsidRPr="008D0270" w:rsidRDefault="007A5F41" w:rsidP="007A5F41">
      <w:pPr>
        <w:pStyle w:val="FirstParagraph"/>
        <w:spacing w:before="0" w:after="0"/>
        <w:jc w:val="both"/>
        <w:rPr>
          <w:rFonts w:ascii="Cambria" w:hAnsi="Cambria"/>
        </w:rPr>
      </w:pPr>
      <w:r w:rsidRPr="008D0270">
        <w:rPr>
          <w:rFonts w:ascii="Cambria" w:hAnsi="Cambria"/>
        </w:rPr>
        <w:t>Data science plays an increasing role for organizations to manage their info and contribute to their processes. Statistical science forms a crucial backbone—it spans real world considerations and provides a framework to any object of study, providing characterization, modeling, and ultimately prediction.</w:t>
      </w:r>
    </w:p>
    <w:p w14:paraId="0C0BAC94" w14:textId="77777777" w:rsidR="007A5F41" w:rsidRDefault="007A5F41" w:rsidP="007A5F41">
      <w:pPr>
        <w:pStyle w:val="FirstParagraph"/>
        <w:spacing w:before="0" w:after="0"/>
        <w:jc w:val="both"/>
        <w:rPr>
          <w:rFonts w:ascii="Cambria" w:hAnsi="Cambria"/>
        </w:rPr>
      </w:pPr>
      <w:r w:rsidRPr="008D0270">
        <w:rPr>
          <w:rFonts w:ascii="Cambria" w:hAnsi="Cambria"/>
        </w:rPr>
        <w:t>In this statistics project we have two primary objectives. The first objective is to demon</w:t>
      </w:r>
      <w:r>
        <w:rPr>
          <w:rFonts w:ascii="Cambria" w:hAnsi="Cambria"/>
        </w:rPr>
        <w:t>strate exploratory data analysis and building a logistic regression model.</w:t>
      </w:r>
    </w:p>
    <w:p w14:paraId="0DFFB49A" w14:textId="77777777" w:rsidR="007A5F41" w:rsidRDefault="007A5F41" w:rsidP="007A5F41">
      <w:pPr>
        <w:pStyle w:val="FirstParagraph"/>
        <w:spacing w:before="0"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With the logistic regression model as the base, the second objective is to create competing models to contrast and enhance the prediction performance metrics. </w:t>
      </w:r>
    </w:p>
    <w:p w14:paraId="063CD621" w14:textId="7B99FFA9" w:rsidR="007A5F41" w:rsidRPr="008D0270" w:rsidRDefault="007A5F41" w:rsidP="008D0270">
      <w:pPr>
        <w:pStyle w:val="FirstParagraph"/>
        <w:spacing w:before="0" w:after="0"/>
        <w:jc w:val="both"/>
        <w:rPr>
          <w:rFonts w:ascii="Cambria" w:hAnsi="Cambria"/>
        </w:rPr>
      </w:pPr>
      <w:r w:rsidRPr="008D0270">
        <w:rPr>
          <w:rFonts w:ascii="Cambria" w:hAnsi="Cambria"/>
        </w:rPr>
        <w:t xml:space="preserve">We considered data from multiple data set sources, </w:t>
      </w:r>
      <w:r>
        <w:rPr>
          <w:rFonts w:ascii="Cambria" w:hAnsi="Cambria"/>
        </w:rPr>
        <w:t xml:space="preserve">and selected a cancer diagnostic set from an academic setting. The project was an exercise in working and refining models for explanatory and predictive analysis. </w:t>
      </w:r>
    </w:p>
    <w:p w14:paraId="67C4B7F5" w14:textId="7D0E43D5" w:rsidR="00464991" w:rsidRPr="00F118B1" w:rsidRDefault="002C63C4" w:rsidP="00F118B1">
      <w:pPr>
        <w:pStyle w:val="Heading1"/>
      </w:pPr>
      <w:bookmarkStart w:id="8" w:name="_Toc6675139"/>
      <w:r w:rsidRPr="00F118B1">
        <w:t>Data Description</w:t>
      </w:r>
      <w:bookmarkEnd w:id="8"/>
    </w:p>
    <w:p w14:paraId="2E97AFA8" w14:textId="54BC0B82" w:rsidR="006D449B" w:rsidRPr="009445A2" w:rsidRDefault="006D449B" w:rsidP="00464991">
      <w:pPr>
        <w:spacing w:after="0" w:line="240" w:lineRule="auto"/>
        <w:rPr>
          <w:rFonts w:ascii="Cambria" w:hAnsi="Cambria" w:cs="Segoe UI Light"/>
        </w:rPr>
      </w:pPr>
    </w:p>
    <w:p w14:paraId="7D6DB232" w14:textId="4B28DB82" w:rsidR="008D6AAC" w:rsidRPr="00F118B1" w:rsidRDefault="00F07424" w:rsidP="00F118B1">
      <w:pPr>
        <w:pStyle w:val="Heading2"/>
      </w:pPr>
      <w:bookmarkStart w:id="9" w:name="_Toc6675140"/>
      <w:r w:rsidRPr="00F118B1">
        <w:t xml:space="preserve">Overview of the </w:t>
      </w:r>
      <w:r w:rsidR="007E5F6B" w:rsidRPr="00F118B1">
        <w:t>Data Set</w:t>
      </w:r>
      <w:bookmarkEnd w:id="9"/>
    </w:p>
    <w:p w14:paraId="686985B5" w14:textId="0E957225" w:rsidR="008315E4" w:rsidRPr="009445A2" w:rsidRDefault="00C50562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is a collection of the </w:t>
      </w:r>
      <w:r w:rsidR="00A76590" w:rsidRPr="009445A2">
        <w:rPr>
          <w:rFonts w:ascii="Cambria" w:hAnsi="Cambria" w:cs="Segoe UI Light"/>
          <w:sz w:val="24"/>
        </w:rPr>
        <w:t>Breast Cancer Diagnostic Data Set</w:t>
      </w:r>
      <w:r w:rsidR="007F10ED" w:rsidRPr="009445A2">
        <w:rPr>
          <w:rFonts w:ascii="Cambria" w:hAnsi="Cambria" w:cs="Segoe UI Light"/>
          <w:sz w:val="24"/>
        </w:rPr>
        <w:t xml:space="preserve"> collected by the University of </w:t>
      </w:r>
      <w:r w:rsidR="0080298B" w:rsidRPr="009445A2">
        <w:rPr>
          <w:rFonts w:ascii="Cambria" w:hAnsi="Cambria" w:cs="Segoe UI Light"/>
          <w:sz w:val="24"/>
        </w:rPr>
        <w:t>Wisconsin-Madison.</w:t>
      </w:r>
      <w:r w:rsidR="00D54B05" w:rsidRPr="009445A2">
        <w:rPr>
          <w:rFonts w:ascii="Cambria" w:hAnsi="Cambria" w:cs="Segoe UI Light"/>
          <w:sz w:val="24"/>
        </w:rPr>
        <w:t xml:space="preserve"> 569 observations were taken using digitized </w:t>
      </w:r>
      <w:r w:rsidR="002D7B61" w:rsidRPr="009445A2">
        <w:rPr>
          <w:rFonts w:ascii="Cambria" w:hAnsi="Cambria" w:cs="Segoe UI Light"/>
          <w:sz w:val="24"/>
        </w:rPr>
        <w:t>imaging</w:t>
      </w:r>
      <w:r w:rsidR="00C0706E" w:rsidRPr="009445A2">
        <w:rPr>
          <w:rFonts w:ascii="Cambria" w:hAnsi="Cambria" w:cs="Segoe UI Light"/>
          <w:sz w:val="24"/>
        </w:rPr>
        <w:t xml:space="preserve"> of breast mass </w:t>
      </w:r>
      <w:r w:rsidR="008A71CB" w:rsidRPr="009445A2">
        <w:rPr>
          <w:rFonts w:ascii="Cambria" w:hAnsi="Cambria" w:cs="Segoe UI Light"/>
          <w:sz w:val="24"/>
        </w:rPr>
        <w:t>biops</w:t>
      </w:r>
      <w:r w:rsidR="008028BF" w:rsidRPr="009445A2">
        <w:rPr>
          <w:rFonts w:ascii="Cambria" w:hAnsi="Cambria" w:cs="Segoe UI Light"/>
          <w:sz w:val="24"/>
        </w:rPr>
        <w:t>y samples</w:t>
      </w:r>
      <w:r w:rsidR="00143C8E" w:rsidRPr="009445A2">
        <w:rPr>
          <w:rFonts w:ascii="Cambria" w:hAnsi="Cambria" w:cs="Segoe UI Light"/>
          <w:sz w:val="24"/>
        </w:rPr>
        <w:t xml:space="preserve"> </w:t>
      </w:r>
      <w:r w:rsidR="00472009" w:rsidRPr="009445A2">
        <w:rPr>
          <w:rFonts w:ascii="Cambria" w:hAnsi="Cambria" w:cs="Segoe UI Light"/>
          <w:sz w:val="24"/>
        </w:rPr>
        <w:t xml:space="preserve">taken </w:t>
      </w:r>
      <w:r w:rsidR="00143C8E" w:rsidRPr="009445A2">
        <w:rPr>
          <w:rFonts w:ascii="Cambria" w:hAnsi="Cambria" w:cs="Segoe UI Light"/>
          <w:sz w:val="24"/>
        </w:rPr>
        <w:t>between</w:t>
      </w:r>
      <w:r w:rsidR="00986A8C" w:rsidRPr="009445A2">
        <w:rPr>
          <w:rFonts w:ascii="Cambria" w:hAnsi="Cambria" w:cs="Segoe UI Light"/>
          <w:sz w:val="24"/>
        </w:rPr>
        <w:t xml:space="preserve"> </w:t>
      </w:r>
      <w:r w:rsidR="00997116" w:rsidRPr="009445A2">
        <w:rPr>
          <w:rFonts w:ascii="Cambria" w:hAnsi="Cambria" w:cs="Segoe UI Light"/>
          <w:sz w:val="24"/>
        </w:rPr>
        <w:t>1989 and 1991</w:t>
      </w:r>
      <w:r w:rsidR="00C0706E" w:rsidRPr="009445A2">
        <w:rPr>
          <w:rFonts w:ascii="Cambria" w:hAnsi="Cambria" w:cs="Segoe UI Light"/>
          <w:sz w:val="24"/>
        </w:rPr>
        <w:t>.</w:t>
      </w:r>
      <w:r w:rsidR="008028BF" w:rsidRPr="009445A2">
        <w:rPr>
          <w:rFonts w:ascii="Cambria" w:hAnsi="Cambria" w:cs="Segoe UI Light"/>
          <w:sz w:val="24"/>
        </w:rPr>
        <w:t xml:space="preserve"> Biopsies were </w:t>
      </w:r>
      <w:r w:rsidR="000E74AD" w:rsidRPr="009445A2">
        <w:rPr>
          <w:rFonts w:ascii="Cambria" w:hAnsi="Cambria" w:cs="Segoe UI Light"/>
          <w:sz w:val="24"/>
        </w:rPr>
        <w:t>acquired</w:t>
      </w:r>
      <w:r w:rsidR="008028BF" w:rsidRPr="009445A2">
        <w:rPr>
          <w:rFonts w:ascii="Cambria" w:hAnsi="Cambria" w:cs="Segoe UI Light"/>
          <w:sz w:val="24"/>
        </w:rPr>
        <w:t xml:space="preserve"> using FNA, Fine Needle Aspiration</w:t>
      </w:r>
      <w:ins w:id="10" w:author="Arnold Zhang" w:date="2019-04-19T18:18:00Z">
        <w:r w:rsidR="00DC5F6D">
          <w:rPr>
            <w:rFonts w:ascii="Cambria" w:hAnsi="Cambria" w:cs="Segoe UI Light"/>
            <w:sz w:val="24"/>
          </w:rPr>
          <w:t>.</w:t>
        </w:r>
      </w:ins>
      <w:r w:rsidR="00C0706E" w:rsidRPr="009445A2">
        <w:rPr>
          <w:rFonts w:ascii="Cambria" w:hAnsi="Cambria" w:cs="Segoe UI Light"/>
          <w:sz w:val="24"/>
        </w:rPr>
        <w:t xml:space="preserve"> </w:t>
      </w:r>
    </w:p>
    <w:p w14:paraId="0A8E9700" w14:textId="77777777" w:rsidR="008315E4" w:rsidRPr="009445A2" w:rsidRDefault="008315E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0A1DB35D" w14:textId="087D713A" w:rsidR="00F07424" w:rsidRPr="009445A2" w:rsidRDefault="00D100F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set was </w:t>
      </w:r>
      <w:r w:rsidR="00DB04A6" w:rsidRPr="009445A2">
        <w:rPr>
          <w:rFonts w:ascii="Cambria" w:hAnsi="Cambria" w:cs="Segoe UI Light"/>
          <w:sz w:val="24"/>
        </w:rPr>
        <w:t xml:space="preserve">taken from UC Irvine’s Machine Learning repository. </w:t>
      </w:r>
    </w:p>
    <w:p w14:paraId="3D709B91" w14:textId="1B5D935C" w:rsidR="00AC2D89" w:rsidRPr="009445A2" w:rsidRDefault="00BA1C49" w:rsidP="00F07424">
      <w:pPr>
        <w:spacing w:after="0" w:line="240" w:lineRule="auto"/>
        <w:rPr>
          <w:rFonts w:ascii="Cambria" w:hAnsi="Cambria" w:cs="Segoe UI Light"/>
          <w:sz w:val="24"/>
        </w:rPr>
      </w:pPr>
      <w:hyperlink r:id="rId10" w:history="1">
        <w:r w:rsidR="0080298B" w:rsidRPr="009445A2">
          <w:rPr>
            <w:rStyle w:val="Hyperlink"/>
            <w:rFonts w:ascii="Cambria" w:hAnsi="Cambria" w:cs="Segoe UI Light"/>
            <w:sz w:val="24"/>
          </w:rPr>
          <w:t>https://archive.ics.uci.edu/ml/datasets/Breast+Cancer+Wisconsin+%28Diagnostic%29</w:t>
        </w:r>
      </w:hyperlink>
      <w:r w:rsidR="0080298B" w:rsidRPr="009445A2">
        <w:rPr>
          <w:rStyle w:val="Hyperlink"/>
          <w:rFonts w:ascii="Cambria" w:hAnsi="Cambria" w:cs="Segoe UI Light"/>
          <w:sz w:val="24"/>
        </w:rPr>
        <w:t xml:space="preserve"> </w:t>
      </w:r>
    </w:p>
    <w:p w14:paraId="20586A30" w14:textId="77777777" w:rsidR="0080298B" w:rsidRPr="009445A2" w:rsidRDefault="0080298B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600E9D45" w14:textId="1648AD7E" w:rsidR="00DB04A6" w:rsidRPr="009445A2" w:rsidRDefault="004E5FB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Below is a description of the data</w:t>
      </w:r>
      <w:r w:rsidR="002B3884" w:rsidRPr="009445A2">
        <w:rPr>
          <w:rFonts w:ascii="Cambria" w:hAnsi="Cambria" w:cs="Segoe UI Light"/>
          <w:sz w:val="24"/>
        </w:rPr>
        <w:t xml:space="preserve"> set</w:t>
      </w:r>
      <w:ins w:id="11" w:author="Arnold Zhang" w:date="2019-04-19T18:19:00Z">
        <w:r w:rsidR="00DC5F6D">
          <w:rPr>
            <w:rFonts w:ascii="Cambria" w:hAnsi="Cambria" w:cs="Segoe UI Light"/>
            <w:sz w:val="24"/>
          </w:rPr>
          <w:t>:</w:t>
        </w:r>
      </w:ins>
    </w:p>
    <w:p w14:paraId="2F4453B9" w14:textId="77777777" w:rsidR="002C63C4" w:rsidRPr="009445A2" w:rsidRDefault="002C63C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1DFAAC7B" w14:textId="1678B1A9" w:rsidR="00E628A9" w:rsidRPr="009445A2" w:rsidRDefault="00E628A9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DEPENDENT VARIABLE</w:t>
      </w:r>
    </w:p>
    <w:p w14:paraId="1C30F998" w14:textId="13A48DF5" w:rsidR="00F07424" w:rsidRPr="009445A2" w:rsidRDefault="007F0E7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Diagnosis</w:t>
      </w:r>
      <w:r w:rsidR="00E628A9" w:rsidRPr="009445A2">
        <w:rPr>
          <w:rFonts w:ascii="Cambria" w:hAnsi="Cambria" w:cs="Segoe UI Light"/>
          <w:sz w:val="24"/>
        </w:rPr>
        <w:t xml:space="preserve">: </w:t>
      </w:r>
      <w:r w:rsidRPr="009445A2">
        <w:rPr>
          <w:rFonts w:ascii="Cambria" w:hAnsi="Cambria" w:cs="Segoe UI Light"/>
          <w:sz w:val="24"/>
        </w:rPr>
        <w:t>Binomial – B [benign] or M [malignant]</w:t>
      </w:r>
    </w:p>
    <w:p w14:paraId="6BD66D6E" w14:textId="268EC1A1" w:rsidR="00F07424" w:rsidRPr="009445A2" w:rsidRDefault="00F07424" w:rsidP="0050750E">
      <w:pPr>
        <w:spacing w:after="0" w:line="240" w:lineRule="auto"/>
        <w:rPr>
          <w:rFonts w:ascii="Cambria" w:hAnsi="Cambria" w:cs="Segoe UI Light"/>
          <w:sz w:val="24"/>
        </w:rPr>
      </w:pPr>
    </w:p>
    <w:p w14:paraId="4DA70AD0" w14:textId="17AA2F52" w:rsidR="00E628A9" w:rsidRPr="009445A2" w:rsidRDefault="00C91AE4" w:rsidP="0050750E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INDEPENDENT </w:t>
      </w:r>
      <w:r w:rsidR="00E628A9" w:rsidRPr="009445A2">
        <w:rPr>
          <w:rFonts w:ascii="Cambria" w:hAnsi="Cambria" w:cs="Segoe UI Light"/>
          <w:sz w:val="24"/>
        </w:rPr>
        <w:t>VARIABLES</w:t>
      </w:r>
    </w:p>
    <w:p w14:paraId="36C5E7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Ten real-valued features are computed for each cell nucleus:</w:t>
      </w:r>
    </w:p>
    <w:p w14:paraId="614FFD8F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</w:p>
    <w:p w14:paraId="54BF36C8" w14:textId="1D945E38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a) radius (distance from center to points on the perimeter)</w:t>
      </w:r>
    </w:p>
    <w:p w14:paraId="46A57CB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b) texture (standard deviation of gray-scale values)</w:t>
      </w:r>
    </w:p>
    <w:p w14:paraId="55AE14BA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c) perimeter</w:t>
      </w:r>
    </w:p>
    <w:p w14:paraId="125E0FC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d) area</w:t>
      </w:r>
    </w:p>
    <w:p w14:paraId="3D8FB722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e) smoothness (local variation in radius lengths)</w:t>
      </w:r>
    </w:p>
    <w:p w14:paraId="4D7160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f) compactness (perimeter^2 / area - 1.0)</w:t>
      </w:r>
    </w:p>
    <w:p w14:paraId="1190F85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g) concavity (severity of concave portions of the contour)</w:t>
      </w:r>
    </w:p>
    <w:p w14:paraId="01938DD4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h) concave points (number of concave portions of the contour)</w:t>
      </w:r>
    </w:p>
    <w:p w14:paraId="14B4B34B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proofErr w:type="spellStart"/>
      <w:r w:rsidRPr="009445A2">
        <w:rPr>
          <w:rFonts w:ascii="Cambria" w:hAnsi="Cambria" w:cs="Segoe UI Light"/>
          <w:sz w:val="24"/>
        </w:rPr>
        <w:t>i</w:t>
      </w:r>
      <w:proofErr w:type="spellEnd"/>
      <w:r w:rsidRPr="009445A2">
        <w:rPr>
          <w:rFonts w:ascii="Cambria" w:hAnsi="Cambria" w:cs="Segoe UI Light"/>
          <w:sz w:val="24"/>
        </w:rPr>
        <w:t>) symmetry</w:t>
      </w:r>
    </w:p>
    <w:p w14:paraId="3B0361AA" w14:textId="6C35A051" w:rsidR="006D449B" w:rsidRPr="009445A2" w:rsidRDefault="002661EC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j) fractal dimension ("coastline approximation" - 1)</w:t>
      </w:r>
    </w:p>
    <w:p w14:paraId="60543863" w14:textId="1A041CA3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</w:p>
    <w:p w14:paraId="2ACB578F" w14:textId="58B5DAB6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For each of these metrics the data set included</w:t>
      </w:r>
    </w:p>
    <w:p w14:paraId="53946A15" w14:textId="1594AB02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Mean</w:t>
      </w:r>
    </w:p>
    <w:p w14:paraId="250AF9EC" w14:textId="14FF9CD0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Standard Error</w:t>
      </w:r>
    </w:p>
    <w:p w14:paraId="2D2F880B" w14:textId="5A2D468C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Worst</w:t>
      </w:r>
      <w:r w:rsidR="00E7594F" w:rsidRPr="009445A2">
        <w:rPr>
          <w:rFonts w:ascii="Cambria" w:hAnsi="Cambria" w:cs="Segoe UI Light"/>
          <w:sz w:val="24"/>
        </w:rPr>
        <w:t xml:space="preserve"> [for asymmetrical masses this is the “longest” or “largest” value]</w:t>
      </w:r>
    </w:p>
    <w:p w14:paraId="3FEB3698" w14:textId="3D9A3491" w:rsidR="00EF4F60" w:rsidRPr="009445A2" w:rsidDel="007A5F41" w:rsidRDefault="00EF4F60" w:rsidP="006F24A3">
      <w:pPr>
        <w:spacing w:after="0" w:line="240" w:lineRule="auto"/>
        <w:rPr>
          <w:del w:id="12" w:author="Arnold Zhang" w:date="2019-04-20T14:36:00Z"/>
          <w:rFonts w:ascii="Cambria" w:hAnsi="Cambria" w:cs="Segoe UI Light"/>
          <w:sz w:val="24"/>
        </w:rPr>
      </w:pPr>
    </w:p>
    <w:p w14:paraId="3E079256" w14:textId="6DC2DC8D" w:rsidR="006F24A3" w:rsidRPr="009445A2" w:rsidRDefault="006F24A3" w:rsidP="006F24A3">
      <w:pPr>
        <w:spacing w:after="0" w:line="240" w:lineRule="auto"/>
        <w:rPr>
          <w:rFonts w:ascii="Cambria" w:hAnsi="Cambria" w:cs="Segoe UI Light"/>
        </w:rPr>
      </w:pPr>
    </w:p>
    <w:p w14:paraId="298AE98E" w14:textId="1050AA8D" w:rsidR="007E5F6B" w:rsidRPr="009445A2" w:rsidDel="007A5F41" w:rsidRDefault="007E5F6B" w:rsidP="00464991">
      <w:pPr>
        <w:spacing w:after="0" w:line="240" w:lineRule="auto"/>
        <w:rPr>
          <w:del w:id="13" w:author="Arnold Zhang" w:date="2019-04-20T14:29:00Z"/>
          <w:rFonts w:ascii="Cambria" w:hAnsi="Cambria" w:cs="Segoe UI Light"/>
        </w:rPr>
      </w:pPr>
    </w:p>
    <w:p w14:paraId="06EFEB98" w14:textId="3C33409E" w:rsidR="00533BC6" w:rsidRPr="00F118B1" w:rsidRDefault="008D0E78" w:rsidP="008D0E78">
      <w:pPr>
        <w:pStyle w:val="Heading1"/>
      </w:pPr>
      <w:bookmarkStart w:id="14" w:name="_Toc6675141"/>
      <w:r>
        <w:t>Exploratory</w:t>
      </w:r>
      <w:r w:rsidR="006B3C37" w:rsidRPr="00F118B1">
        <w:t xml:space="preserve"> </w:t>
      </w:r>
      <w:r w:rsidR="007E60BA" w:rsidRPr="00F118B1">
        <w:t xml:space="preserve">Data </w:t>
      </w:r>
      <w:r>
        <w:t>Analysis</w:t>
      </w:r>
      <w:bookmarkEnd w:id="14"/>
    </w:p>
    <w:p w14:paraId="45316FCA" w14:textId="621A3441" w:rsidR="00E94787" w:rsidRDefault="00DB5D00" w:rsidP="00411E0A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First </w:t>
      </w:r>
      <w:r w:rsidR="005F2390">
        <w:rPr>
          <w:rFonts w:ascii="Cambria" w:hAnsi="Cambria" w:cs="Segoe UI Light"/>
          <w:sz w:val="24"/>
        </w:rPr>
        <w:t xml:space="preserve">we </w:t>
      </w:r>
      <w:r w:rsidR="00682FE2">
        <w:rPr>
          <w:rFonts w:ascii="Cambria" w:hAnsi="Cambria" w:cs="Segoe UI Light"/>
          <w:sz w:val="24"/>
        </w:rPr>
        <w:t>validat</w:t>
      </w:r>
      <w:ins w:id="15" w:author="Arnold Zhang" w:date="2019-04-19T18:20:00Z">
        <w:r w:rsidR="005F2390">
          <w:rPr>
            <w:rFonts w:ascii="Cambria" w:hAnsi="Cambria" w:cs="Segoe UI Light"/>
            <w:sz w:val="24"/>
          </w:rPr>
          <w:t>e</w:t>
        </w:r>
      </w:ins>
      <w:r w:rsidR="00682FE2">
        <w:rPr>
          <w:rFonts w:ascii="Cambria" w:hAnsi="Cambria" w:cs="Segoe UI Light"/>
          <w:sz w:val="24"/>
        </w:rPr>
        <w:t xml:space="preserve"> assump</w:t>
      </w:r>
      <w:r w:rsidR="00111662">
        <w:rPr>
          <w:rFonts w:ascii="Cambria" w:hAnsi="Cambria" w:cs="Segoe UI Light"/>
          <w:sz w:val="24"/>
        </w:rPr>
        <w:t xml:space="preserve">tions of the data, then </w:t>
      </w:r>
      <w:r w:rsidR="005F2390">
        <w:rPr>
          <w:rFonts w:ascii="Cambria" w:hAnsi="Cambria" w:cs="Segoe UI Light"/>
          <w:sz w:val="24"/>
        </w:rPr>
        <w:t>we apply</w:t>
      </w:r>
      <w:r w:rsidR="00111662">
        <w:rPr>
          <w:rFonts w:ascii="Cambria" w:hAnsi="Cambria" w:cs="Segoe UI Light"/>
          <w:sz w:val="24"/>
        </w:rPr>
        <w:t xml:space="preserve"> visual analysis aided by a PCA to identify influential </w:t>
      </w:r>
      <w:r w:rsidR="00A06480">
        <w:rPr>
          <w:rFonts w:ascii="Cambria" w:hAnsi="Cambria" w:cs="Segoe UI Light"/>
          <w:sz w:val="24"/>
        </w:rPr>
        <w:t>parameters</w:t>
      </w:r>
      <w:ins w:id="16" w:author="Arnold Zhang" w:date="2019-04-19T18:20:00Z">
        <w:r w:rsidR="005F2390">
          <w:rPr>
            <w:rFonts w:ascii="Cambria" w:hAnsi="Cambria" w:cs="Segoe UI Light"/>
            <w:sz w:val="24"/>
          </w:rPr>
          <w:t>.</w:t>
        </w:r>
      </w:ins>
    </w:p>
    <w:p w14:paraId="153815C1" w14:textId="23A7502D" w:rsidR="00A06480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64BB97A0" w14:textId="77777777" w:rsidR="00A06480" w:rsidRPr="009445A2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7E626965" w14:textId="77777777" w:rsidR="00F22295" w:rsidRPr="00F118B1" w:rsidRDefault="00F22295" w:rsidP="00F118B1">
      <w:pPr>
        <w:pStyle w:val="Heading2"/>
      </w:pPr>
      <w:bookmarkStart w:id="17" w:name="_Toc6675142"/>
      <w:r w:rsidRPr="00F118B1">
        <w:t>Data Assumption Checks</w:t>
      </w:r>
      <w:bookmarkEnd w:id="17"/>
      <w:r w:rsidRPr="00F118B1">
        <w:t xml:space="preserve"> </w:t>
      </w:r>
    </w:p>
    <w:p w14:paraId="20724353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8D95E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Sample Size</w:t>
      </w:r>
      <w:r w:rsidRPr="009445A2">
        <w:rPr>
          <w:rFonts w:ascii="Cambria" w:hAnsi="Cambria" w:cs="Segoe UI Light"/>
          <w:sz w:val="24"/>
          <w:szCs w:val="24"/>
        </w:rPr>
        <w:t>: The sample size is moderately sized with over 500 observations. Approximately 37.3% were Malignant and 62.7% were Benign.</w:t>
      </w:r>
    </w:p>
    <w:p w14:paraId="04BC951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B0427C" w14:textId="26B7F391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Independence</w:t>
      </w:r>
      <w:r w:rsidRPr="009445A2">
        <w:rPr>
          <w:rFonts w:ascii="Cambria" w:hAnsi="Cambria" w:cs="Segoe UI Light"/>
          <w:sz w:val="24"/>
          <w:szCs w:val="24"/>
        </w:rPr>
        <w:t xml:space="preserve">: Specific details as to patient selection were not available, so we will assume that independence </w:t>
      </w:r>
      <w:ins w:id="18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>is</w:t>
        </w:r>
        <w:r w:rsidR="005F2390" w:rsidRPr="009445A2">
          <w:rPr>
            <w:rFonts w:ascii="Cambria" w:hAnsi="Cambria" w:cs="Segoe UI Light"/>
            <w:sz w:val="24"/>
            <w:szCs w:val="24"/>
          </w:rPr>
          <w:t xml:space="preserve"> </w:t>
        </w:r>
      </w:ins>
      <w:r w:rsidRPr="009445A2">
        <w:rPr>
          <w:rFonts w:ascii="Cambria" w:hAnsi="Cambria" w:cs="Segoe UI Light"/>
          <w:sz w:val="24"/>
          <w:szCs w:val="24"/>
        </w:rPr>
        <w:t xml:space="preserve">maintained. Points of possible concern would be </w:t>
      </w:r>
      <w:r w:rsidR="005F2390">
        <w:rPr>
          <w:rFonts w:ascii="Cambria" w:hAnsi="Cambria" w:cs="Segoe UI Light"/>
          <w:sz w:val="24"/>
          <w:szCs w:val="24"/>
        </w:rPr>
        <w:t xml:space="preserve">that it is </w:t>
      </w:r>
      <w:r w:rsidRPr="009445A2">
        <w:rPr>
          <w:rFonts w:ascii="Cambria" w:hAnsi="Cambria" w:cs="Segoe UI Light"/>
          <w:sz w:val="24"/>
          <w:szCs w:val="24"/>
        </w:rPr>
        <w:t xml:space="preserve">a sample without proper diversity to represent the true population. </w:t>
      </w:r>
    </w:p>
    <w:p w14:paraId="71F3728D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37E6D75" w14:textId="328E0E22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Normality</w:t>
      </w:r>
      <w:r w:rsidRPr="009445A2">
        <w:rPr>
          <w:rFonts w:ascii="Cambria" w:hAnsi="Cambria" w:cs="Segoe UI Light"/>
          <w:sz w:val="24"/>
          <w:szCs w:val="24"/>
        </w:rPr>
        <w:t>: Normality assumptions were for the most part met. In cases where skew exists</w:t>
      </w:r>
      <w:ins w:id="19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>,</w:t>
        </w:r>
      </w:ins>
      <w:r w:rsidRPr="009445A2">
        <w:rPr>
          <w:rFonts w:ascii="Cambria" w:hAnsi="Cambria" w:cs="Segoe UI Light"/>
          <w:sz w:val="24"/>
          <w:szCs w:val="24"/>
        </w:rPr>
        <w:t xml:space="preserve"> the C</w:t>
      </w:r>
      <w:r w:rsidR="005F2390">
        <w:rPr>
          <w:rFonts w:ascii="Cambria" w:hAnsi="Cambria" w:cs="Segoe UI Light"/>
          <w:sz w:val="24"/>
          <w:szCs w:val="24"/>
        </w:rPr>
        <w:t>entral Limit Theorem</w:t>
      </w:r>
      <w:del w:id="20" w:author="Arnold Zhang" w:date="2019-04-19T18:22:00Z">
        <w:r w:rsidRPr="009445A2" w:rsidDel="005F2390">
          <w:rPr>
            <w:rFonts w:ascii="Cambria" w:hAnsi="Cambria" w:cs="Segoe UI Light"/>
            <w:sz w:val="24"/>
            <w:szCs w:val="24"/>
          </w:rPr>
          <w:delText>LT</w:delText>
        </w:r>
      </w:del>
      <w:r w:rsidRPr="009445A2">
        <w:rPr>
          <w:rFonts w:ascii="Cambria" w:hAnsi="Cambria" w:cs="Segoe UI Light"/>
          <w:sz w:val="24"/>
          <w:szCs w:val="24"/>
        </w:rPr>
        <w:t xml:space="preserve"> applied.</w:t>
      </w:r>
    </w:p>
    <w:p w14:paraId="01A462D6" w14:textId="4439DA13" w:rsidR="00E94787" w:rsidRDefault="00E94787" w:rsidP="00464991">
      <w:pPr>
        <w:spacing w:after="0" w:line="240" w:lineRule="auto"/>
        <w:rPr>
          <w:rFonts w:ascii="Cambria" w:hAnsi="Cambria" w:cs="Segoe UI Light"/>
        </w:rPr>
      </w:pPr>
    </w:p>
    <w:p w14:paraId="7A6FEA0F" w14:textId="43033E46" w:rsidR="00F22295" w:rsidRPr="009445A2" w:rsidDel="007A5F41" w:rsidRDefault="00D26E72" w:rsidP="00D26E72">
      <w:pPr>
        <w:spacing w:after="0" w:line="240" w:lineRule="auto"/>
        <w:ind w:left="-720"/>
        <w:rPr>
          <w:del w:id="21" w:author="Arnold Zhang" w:date="2019-04-20T14:36:00Z"/>
          <w:rFonts w:ascii="Cambria" w:hAnsi="Cambria" w:cs="Segoe UI Light"/>
        </w:rPr>
      </w:pPr>
      <w:r>
        <w:rPr>
          <w:noProof/>
          <w:lang w:eastAsia="zh-CN"/>
        </w:rPr>
        <w:lastRenderedPageBreak/>
        <mc:AlternateContent>
          <mc:Choice Requires="cx1"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6F3485-B238-445A-BA1A-FA6128F65E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1"/>
                  </a:graphicData>
                </a:graphic>
              </wp:inline>
            </w:drawing>
          </mc:Choice>
          <mc:Fallback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6F3485-B238-445A-BA1A-FA6128F65ED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id="{B16F3485-B238-445A-BA1A-FA6128F65ED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5050" cy="210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503B43" w:rsidRPr="00503B43">
        <w:rPr>
          <w:noProof/>
        </w:rPr>
        <w:t xml:space="preserve"> </w:t>
      </w:r>
      <w:r w:rsidR="00503B43">
        <w:rPr>
          <w:noProof/>
          <w:lang w:eastAsia="zh-CN"/>
        </w:rPr>
        <mc:AlternateContent>
          <mc:Choice Requires="cx1"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26C24-EFDA-48E7-AD86-367E941CA6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3"/>
                  </a:graphicData>
                </a:graphic>
              </wp:inline>
            </w:drawing>
          </mc:Choice>
          <mc:Fallback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26C24-EFDA-48E7-AD86-367E941CA69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Chart 23">
                          <a:extLst>
                            <a:ext uri="{FF2B5EF4-FFF2-40B4-BE49-F238E27FC236}">
                              <a16:creationId xmlns:a16="http://schemas.microsoft.com/office/drawing/2014/main" id="{E6626C24-EFDA-48E7-AD86-367E941CA69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600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FE7B62" w:rsidRPr="00FE7B62">
        <w:rPr>
          <w:noProof/>
        </w:rPr>
        <w:t xml:space="preserve"> </w:t>
      </w:r>
      <w:r w:rsidR="00FE7B62">
        <w:rPr>
          <w:noProof/>
          <w:lang w:eastAsia="zh-CN"/>
        </w:rPr>
        <mc:AlternateContent>
          <mc:Choice Requires="cx1"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0823D0-94D4-46A0-8066-FC9FDD3369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</wp:inline>
            </w:drawing>
          </mc:Choice>
          <mc:Fallback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0823D0-94D4-46A0-8066-FC9FDD33693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Chart 27">
                          <a:extLst>
                            <a:ext uri="{FF2B5EF4-FFF2-40B4-BE49-F238E27FC236}">
                              <a16:creationId xmlns:a16="http://schemas.microsoft.com/office/drawing/2014/main" id="{DD0823D0-94D4-46A0-8066-FC9FDD33693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213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74CDC0" w14:textId="0318E566" w:rsidR="00464991" w:rsidRPr="009445A2" w:rsidRDefault="00464991">
      <w:pPr>
        <w:spacing w:after="0" w:line="240" w:lineRule="auto"/>
        <w:ind w:left="-720"/>
        <w:rPr>
          <w:rFonts w:ascii="Cambria" w:hAnsi="Cambria" w:cs="Segoe UI Light"/>
        </w:rPr>
        <w:pPrChange w:id="22" w:author="Arnold Zhang" w:date="2019-04-20T14:36:00Z">
          <w:pPr>
            <w:spacing w:after="0" w:line="240" w:lineRule="auto"/>
          </w:pPr>
        </w:pPrChange>
      </w:pPr>
    </w:p>
    <w:p w14:paraId="449496E5" w14:textId="77777777" w:rsidR="004C4897" w:rsidRPr="009445A2" w:rsidRDefault="004C4897" w:rsidP="00464991">
      <w:pPr>
        <w:spacing w:after="0" w:line="240" w:lineRule="auto"/>
        <w:rPr>
          <w:rFonts w:ascii="Cambria" w:hAnsi="Cambria" w:cs="Segoe UI Light"/>
        </w:rPr>
      </w:pPr>
    </w:p>
    <w:p w14:paraId="1923D374" w14:textId="568BEC4D" w:rsidR="00464991" w:rsidRPr="00F118B1" w:rsidRDefault="000776F8" w:rsidP="00F118B1">
      <w:pPr>
        <w:pStyle w:val="Heading2"/>
      </w:pPr>
      <w:bookmarkStart w:id="23" w:name="_Toc6675143"/>
      <w:r w:rsidRPr="00F118B1">
        <w:t xml:space="preserve">Analysis </w:t>
      </w:r>
      <w:r w:rsidR="00F118B1">
        <w:t>of Data</w:t>
      </w:r>
      <w:r w:rsidR="00464991" w:rsidRPr="00F118B1">
        <w:t xml:space="preserve"> Correlation</w:t>
      </w:r>
      <w:bookmarkEnd w:id="23"/>
    </w:p>
    <w:p w14:paraId="1F27F992" w14:textId="7D357738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2D1831A" w14:textId="7A63CA50" w:rsidR="006E1C38" w:rsidRPr="009445A2" w:rsidRDefault="004F466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Radius, Perimeter, Area</w:t>
      </w:r>
    </w:p>
    <w:p w14:paraId="22938CB2" w14:textId="77777777" w:rsidR="004F466D" w:rsidRPr="009445A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2AFDC1C" w14:textId="2D0F52B9" w:rsidR="00A9460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sz w:val="24"/>
          <w:szCs w:val="24"/>
        </w:rPr>
        <w:t>These are obviously highly correlated since they are all a function of the radius and Pi.</w:t>
      </w:r>
      <w:r w:rsidR="00731687">
        <w:rPr>
          <w:rFonts w:ascii="Cambria" w:hAnsi="Cambria" w:cs="Segoe UI Light"/>
          <w:sz w:val="24"/>
          <w:szCs w:val="24"/>
        </w:rPr>
        <w:t xml:space="preserve"> This is confirmed with a</w:t>
      </w:r>
      <w:r w:rsidR="00A94602">
        <w:rPr>
          <w:rFonts w:ascii="Cambria" w:hAnsi="Cambria" w:cs="Segoe UI Light"/>
          <w:sz w:val="24"/>
          <w:szCs w:val="24"/>
        </w:rPr>
        <w:t xml:space="preserve"> visual examination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F014B0">
        <w:rPr>
          <w:rFonts w:ascii="Cambria" w:hAnsi="Cambria" w:cs="Segoe UI Light"/>
          <w:sz w:val="24"/>
          <w:szCs w:val="24"/>
        </w:rPr>
        <w:t>via scatter plot that shows a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731687">
        <w:rPr>
          <w:rFonts w:ascii="Cambria" w:hAnsi="Cambria" w:cs="Segoe UI Light"/>
          <w:sz w:val="24"/>
          <w:szCs w:val="24"/>
        </w:rPr>
        <w:t xml:space="preserve">strong positive </w:t>
      </w:r>
      <w:r w:rsidR="008038CD">
        <w:rPr>
          <w:rFonts w:ascii="Cambria" w:hAnsi="Cambria" w:cs="Segoe UI Light"/>
          <w:sz w:val="24"/>
          <w:szCs w:val="24"/>
        </w:rPr>
        <w:t xml:space="preserve">correlation present between </w:t>
      </w:r>
      <w:r w:rsidR="00F014B0">
        <w:rPr>
          <w:rFonts w:ascii="Cambria" w:hAnsi="Cambria" w:cs="Segoe UI Light"/>
          <w:sz w:val="24"/>
          <w:szCs w:val="24"/>
        </w:rPr>
        <w:t xml:space="preserve">size-based </w:t>
      </w:r>
      <w:r w:rsidR="008038CD">
        <w:rPr>
          <w:rFonts w:ascii="Cambria" w:hAnsi="Cambria" w:cs="Segoe UI Light"/>
          <w:sz w:val="24"/>
          <w:szCs w:val="24"/>
        </w:rPr>
        <w:t xml:space="preserve">measurements of the </w:t>
      </w:r>
      <w:r w:rsidR="009235CE">
        <w:rPr>
          <w:rFonts w:ascii="Cambria" w:hAnsi="Cambria" w:cs="Segoe UI Light"/>
          <w:sz w:val="24"/>
          <w:szCs w:val="24"/>
        </w:rPr>
        <w:t>tumorous mass and the “malignant” vs “benign” diagnosis.</w:t>
      </w:r>
    </w:p>
    <w:p w14:paraId="73C254B9" w14:textId="37E77D5D" w:rsidR="009235CE" w:rsidRDefault="009235C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C11C12" w14:textId="0B283136" w:rsidR="009127BA" w:rsidRDefault="009127B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1FF48DAE" wp14:editId="55E13200">
            <wp:extent cx="6457950" cy="3885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AD6" w14:textId="2ED53A23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2414C0" w14:textId="38D4429D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The line chart below shows the progression of measurements, from smallest to largest, for both radius and area, separated by </w:t>
      </w:r>
      <w:r w:rsidR="00270680">
        <w:rPr>
          <w:rFonts w:ascii="Cambria" w:hAnsi="Cambria" w:cs="Segoe UI Light"/>
          <w:sz w:val="24"/>
          <w:szCs w:val="24"/>
        </w:rPr>
        <w:t>diagnosis. Over</w:t>
      </w:r>
      <w:del w:id="24" w:author="Arnold Zhang" w:date="2019-04-19T18:22:00Z">
        <w:r w:rsidR="00270680" w:rsidDel="005F2390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270680">
        <w:rPr>
          <w:rFonts w:ascii="Cambria" w:hAnsi="Cambria" w:cs="Segoe UI Light"/>
          <w:sz w:val="24"/>
          <w:szCs w:val="24"/>
        </w:rPr>
        <w:t>all the malignant biopsies appear to be larger</w:t>
      </w:r>
      <w:del w:id="25" w:author="Arnold Zhang" w:date="2019-04-19T18:22:00Z">
        <w:r w:rsidR="00A24CA4" w:rsidDel="005F2390">
          <w:rPr>
            <w:rFonts w:ascii="Cambria" w:hAnsi="Cambria" w:cs="Segoe UI Light"/>
            <w:sz w:val="24"/>
            <w:szCs w:val="24"/>
          </w:rPr>
          <w:delText xml:space="preserve"> overall</w:delText>
        </w:r>
      </w:del>
      <w:r w:rsidR="002D58E4">
        <w:rPr>
          <w:rFonts w:ascii="Cambria" w:hAnsi="Cambria" w:cs="Segoe UI Light"/>
          <w:sz w:val="24"/>
          <w:szCs w:val="24"/>
        </w:rPr>
        <w:t>.</w:t>
      </w:r>
    </w:p>
    <w:p w14:paraId="5FC7E369" w14:textId="77777777" w:rsidR="00A24CA4" w:rsidRDefault="00A24CA4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46E150" w14:textId="78136FC3" w:rsidR="009235CE" w:rsidRPr="009445A2" w:rsidRDefault="006E0BDC" w:rsidP="006E0BDC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63E92408" wp14:editId="0A212FE0">
            <wp:extent cx="3181350" cy="2657475"/>
            <wp:effectExtent l="0" t="0" r="0" b="9525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859A72B9-2D9F-4772-960C-6423ED00AB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Pr="006E0BDC">
        <w:rPr>
          <w:noProof/>
        </w:rPr>
        <w:t xml:space="preserve"> </w:t>
      </w:r>
      <w:r>
        <w:rPr>
          <w:noProof/>
          <w:lang w:eastAsia="zh-CN"/>
        </w:rPr>
        <w:drawing>
          <wp:inline distT="0" distB="0" distL="0" distR="0" wp14:anchorId="150B44B5" wp14:editId="36365707">
            <wp:extent cx="3171825" cy="2667000"/>
            <wp:effectExtent l="0" t="0" r="9525" b="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E4C2BB89-BA95-48FD-95A2-AF83386945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B02060D" w14:textId="03FA8F19" w:rsidR="00464991" w:rsidRPr="009445A2" w:rsidRDefault="0046499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3F290DC" w14:textId="77777777" w:rsidR="007A5F41" w:rsidRDefault="007A5F41" w:rsidP="00464991">
      <w:pPr>
        <w:spacing w:after="0" w:line="240" w:lineRule="auto"/>
        <w:rPr>
          <w:ins w:id="26" w:author="Arnold Zhang" w:date="2019-04-20T14:36:00Z"/>
          <w:rFonts w:ascii="Cambria" w:hAnsi="Cambria" w:cs="Segoe UI Light"/>
          <w:sz w:val="24"/>
          <w:szCs w:val="24"/>
        </w:rPr>
      </w:pPr>
    </w:p>
    <w:p w14:paraId="3BAC4E1E" w14:textId="77777777" w:rsidR="007A5F41" w:rsidRDefault="007A5F41" w:rsidP="00464991">
      <w:pPr>
        <w:spacing w:after="0" w:line="240" w:lineRule="auto"/>
        <w:rPr>
          <w:ins w:id="27" w:author="Arnold Zhang" w:date="2019-04-20T14:36:00Z"/>
          <w:rFonts w:ascii="Cambria" w:hAnsi="Cambria" w:cs="Segoe UI Light"/>
          <w:sz w:val="24"/>
          <w:szCs w:val="24"/>
        </w:rPr>
      </w:pPr>
    </w:p>
    <w:p w14:paraId="5C3DBB06" w14:textId="77777777" w:rsidR="007A5F41" w:rsidRDefault="007A5F41" w:rsidP="00464991">
      <w:pPr>
        <w:spacing w:after="0" w:line="240" w:lineRule="auto"/>
        <w:rPr>
          <w:ins w:id="28" w:author="Arnold Zhang" w:date="2019-04-20T14:36:00Z"/>
          <w:rFonts w:ascii="Cambria" w:hAnsi="Cambria" w:cs="Segoe UI Light"/>
          <w:sz w:val="24"/>
          <w:szCs w:val="24"/>
        </w:rPr>
      </w:pPr>
    </w:p>
    <w:p w14:paraId="043EA173" w14:textId="0EC0F9A8" w:rsidR="00DB783A" w:rsidRDefault="00A1578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A box plot comparison also validates this initial observation</w:t>
      </w:r>
      <w:ins w:id="29" w:author="Arnold Zhang" w:date="2019-04-19T18:22:00Z">
        <w:r w:rsidR="005F2390">
          <w:rPr>
            <w:rFonts w:ascii="Cambria" w:hAnsi="Cambria" w:cs="Segoe UI Light"/>
            <w:sz w:val="24"/>
            <w:szCs w:val="24"/>
          </w:rPr>
          <w:t>.</w:t>
        </w:r>
      </w:ins>
    </w:p>
    <w:p w14:paraId="35672865" w14:textId="1C513087" w:rsidR="00270680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BF742C" w14:textId="58D8A09D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967EC8" w14:textId="6EA2E98E" w:rsidR="004B4D3F" w:rsidRDefault="005F2390" w:rsidP="005E1C91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ins w:id="30" w:author="Arnold Zhang" w:date="2019-04-19T18:23:00Z">
        <w:r>
          <w:rPr>
            <w:noProof/>
          </w:rPr>
          <w:t xml:space="preserve">        </w:t>
        </w:r>
      </w:ins>
      <w:r w:rsidR="004B4D3F">
        <w:rPr>
          <w:noProof/>
          <w:lang w:eastAsia="zh-CN"/>
        </w:rPr>
        <w:drawing>
          <wp:inline distT="0" distB="0" distL="0" distR="0" wp14:anchorId="37C381B8" wp14:editId="626B7F5E">
            <wp:extent cx="3160064" cy="2038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4695" cy="20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AA" w:rsidRPr="008268AA">
        <w:rPr>
          <w:noProof/>
        </w:rPr>
        <w:t xml:space="preserve"> </w:t>
      </w:r>
      <w:r w:rsidR="008268AA">
        <w:rPr>
          <w:noProof/>
          <w:lang w:eastAsia="zh-CN"/>
        </w:rPr>
        <w:drawing>
          <wp:inline distT="0" distB="0" distL="0" distR="0" wp14:anchorId="1478DD8C" wp14:editId="677C4E05">
            <wp:extent cx="3159760" cy="20114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3884" cy="20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7CF" w14:textId="77777777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00A9AB" w14:textId="77777777" w:rsidR="00270680" w:rsidRPr="009445A2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1EE816" w14:textId="1F35DD6C" w:rsidR="006D2F6F" w:rsidRPr="007070EB" w:rsidRDefault="00F33D1C" w:rsidP="00F118B1">
      <w:pPr>
        <w:pStyle w:val="Heading2"/>
      </w:pPr>
      <w:bookmarkStart w:id="31" w:name="_Toc6675144"/>
      <w:r w:rsidRPr="006D2F6F">
        <w:t>Overall</w:t>
      </w:r>
      <w:r w:rsidR="006D2F6F" w:rsidRPr="006D2F6F">
        <w:t xml:space="preserve"> </w:t>
      </w:r>
      <w:r w:rsidR="002A35FB">
        <w:t xml:space="preserve">Sample </w:t>
      </w:r>
      <w:r w:rsidR="007070EB">
        <w:t>Behavior</w:t>
      </w:r>
      <w:bookmarkEnd w:id="31"/>
    </w:p>
    <w:p w14:paraId="391F5301" w14:textId="77777777" w:rsidR="006D2F6F" w:rsidRPr="009445A2" w:rsidRDefault="006D2F6F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81A069" w14:textId="43B4281D" w:rsidR="00A507DA" w:rsidRDefault="00FE78C9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dashboard below, it</w:t>
      </w:r>
      <w:ins w:id="32" w:author="Arnold Zhang" w:date="2019-04-19T18:23:00Z">
        <w:r w:rsidR="00ED5DC4">
          <w:rPr>
            <w:rFonts w:ascii="Cambria" w:hAnsi="Cambria" w:cs="Segoe UI Light"/>
            <w:sz w:val="24"/>
            <w:szCs w:val="24"/>
          </w:rPr>
          <w:t>’</w:t>
        </w:r>
      </w:ins>
      <w:r>
        <w:rPr>
          <w:rFonts w:ascii="Cambria" w:hAnsi="Cambria" w:cs="Segoe UI Light"/>
          <w:sz w:val="24"/>
          <w:szCs w:val="24"/>
        </w:rPr>
        <w:t>s apparent that despite the majority of samples taken being benign</w:t>
      </w:r>
      <w:r w:rsidR="00547637">
        <w:rPr>
          <w:rFonts w:ascii="Cambria" w:hAnsi="Cambria" w:cs="Segoe UI Light"/>
          <w:sz w:val="24"/>
          <w:szCs w:val="24"/>
        </w:rPr>
        <w:t xml:space="preserve">, the malignant samples overall make up more than half the </w:t>
      </w:r>
      <w:r w:rsidR="0053364D">
        <w:rPr>
          <w:rFonts w:ascii="Cambria" w:hAnsi="Cambria" w:cs="Segoe UI Light"/>
          <w:sz w:val="24"/>
          <w:szCs w:val="24"/>
        </w:rPr>
        <w:t>area</w:t>
      </w:r>
      <w:r w:rsidR="00006E60">
        <w:rPr>
          <w:rFonts w:ascii="Cambria" w:hAnsi="Cambria" w:cs="Segoe UI Light"/>
          <w:sz w:val="24"/>
          <w:szCs w:val="24"/>
        </w:rPr>
        <w:t xml:space="preserve">, and the variance of the </w:t>
      </w:r>
      <w:r w:rsidR="00BC3174">
        <w:rPr>
          <w:rFonts w:ascii="Cambria" w:hAnsi="Cambria" w:cs="Segoe UI Light"/>
          <w:sz w:val="24"/>
          <w:szCs w:val="24"/>
        </w:rPr>
        <w:t xml:space="preserve">malignant samples is </w:t>
      </w:r>
      <w:r w:rsidR="0053364D">
        <w:rPr>
          <w:rFonts w:ascii="Cambria" w:hAnsi="Cambria" w:cs="Segoe UI Light"/>
          <w:sz w:val="24"/>
          <w:szCs w:val="24"/>
        </w:rPr>
        <w:t>almost</w:t>
      </w:r>
      <w:r w:rsidR="00BC3174">
        <w:rPr>
          <w:rFonts w:ascii="Cambria" w:hAnsi="Cambria" w:cs="Segoe UI Light"/>
          <w:sz w:val="24"/>
          <w:szCs w:val="24"/>
        </w:rPr>
        <w:t xml:space="preserve"> </w:t>
      </w:r>
      <w:r w:rsidR="008B704B">
        <w:rPr>
          <w:rFonts w:ascii="Cambria" w:hAnsi="Cambria" w:cs="Segoe UI Light"/>
          <w:sz w:val="24"/>
          <w:szCs w:val="24"/>
        </w:rPr>
        <w:t>7</w:t>
      </w:r>
      <w:r w:rsidR="00BC3174">
        <w:rPr>
          <w:rFonts w:ascii="Cambria" w:hAnsi="Cambria" w:cs="Segoe UI Light"/>
          <w:sz w:val="24"/>
          <w:szCs w:val="24"/>
        </w:rPr>
        <w:t xml:space="preserve"> times higher</w:t>
      </w:r>
      <w:r w:rsidR="008B704B">
        <w:rPr>
          <w:rFonts w:ascii="Cambria" w:hAnsi="Cambria" w:cs="Segoe UI Light"/>
          <w:sz w:val="24"/>
          <w:szCs w:val="24"/>
        </w:rPr>
        <w:t>.</w:t>
      </w:r>
    </w:p>
    <w:p w14:paraId="2A211D54" w14:textId="536EDBAF" w:rsidR="008B704B" w:rsidRDefault="008B704B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EEE9CF1" w14:textId="5EAAB1D0" w:rsidR="008B704B" w:rsidRPr="009445A2" w:rsidRDefault="0023725E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55745FE3" wp14:editId="02ED5415">
            <wp:extent cx="6457950" cy="3839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008" w14:textId="1F586B72" w:rsidR="00F5478C" w:rsidRPr="009445A2" w:rsidRDefault="00F5478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E1EA56B" w14:textId="473CC51F" w:rsidR="00582FD1" w:rsidRPr="009445A2" w:rsidDel="007A5F41" w:rsidRDefault="00582FD1" w:rsidP="00464991">
      <w:pPr>
        <w:spacing w:after="0" w:line="240" w:lineRule="auto"/>
        <w:rPr>
          <w:del w:id="33" w:author="Arnold Zhang" w:date="2019-04-20T14:36:00Z"/>
          <w:rFonts w:ascii="Cambria" w:hAnsi="Cambria" w:cs="Segoe UI Light"/>
          <w:sz w:val="24"/>
          <w:szCs w:val="24"/>
        </w:rPr>
      </w:pPr>
    </w:p>
    <w:p w14:paraId="05E84ECF" w14:textId="541BC718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1134F7" w14:textId="1F31A7DE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EBBEBE3" w14:textId="1794135D" w:rsidR="00EA24B6" w:rsidRDefault="00796A2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we select just the </w:t>
      </w:r>
      <w:r w:rsidR="001449F0">
        <w:rPr>
          <w:rFonts w:ascii="Cambria" w:hAnsi="Cambria" w:cs="Segoe UI Light"/>
          <w:sz w:val="24"/>
          <w:szCs w:val="24"/>
        </w:rPr>
        <w:t>Benign subset, we can see across all measurements of variance, standard deviation, and standard error</w:t>
      </w:r>
      <w:r w:rsidR="00605C94">
        <w:rPr>
          <w:rFonts w:ascii="Cambria" w:hAnsi="Cambria" w:cs="Segoe UI Light"/>
          <w:sz w:val="24"/>
          <w:szCs w:val="24"/>
        </w:rPr>
        <w:t xml:space="preserve"> for measurements of the samples size [i.e. radius, perimeter, and area]</w:t>
      </w:r>
      <w:ins w:id="34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, that these</w:t>
        </w:r>
      </w:ins>
      <w:r w:rsidR="001449F0">
        <w:rPr>
          <w:rFonts w:ascii="Cambria" w:hAnsi="Cambria" w:cs="Segoe UI Light"/>
          <w:sz w:val="24"/>
          <w:szCs w:val="24"/>
        </w:rPr>
        <w:t xml:space="preserve"> are </w:t>
      </w:r>
      <w:r w:rsidR="00DC5C3F">
        <w:rPr>
          <w:rFonts w:ascii="Cambria" w:hAnsi="Cambria" w:cs="Segoe UI Light"/>
          <w:sz w:val="24"/>
          <w:szCs w:val="24"/>
        </w:rPr>
        <w:t>lower across the board.</w:t>
      </w:r>
    </w:p>
    <w:p w14:paraId="0822915A" w14:textId="77777777" w:rsidR="00EA24B6" w:rsidRDefault="00EA24B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0ED33EE" w14:textId="56EE22AD" w:rsidR="00DC5C3F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B53260" w14:textId="7389107E" w:rsidR="00DC5C3F" w:rsidRPr="009445A2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  <w:lang w:eastAsia="zh-CN"/>
        </w:rPr>
        <w:lastRenderedPageBreak/>
        <w:drawing>
          <wp:inline distT="0" distB="0" distL="0" distR="0" wp14:anchorId="12A9B535" wp14:editId="25A98611">
            <wp:extent cx="6457950" cy="405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57B0" w14:textId="59F2C96B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8FCC2D" w14:textId="6212D179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0C8C06" w14:textId="2464AFE0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B1F6F53" w14:textId="6AF515DD" w:rsidR="000D754A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selecting the Malignant sample, </w:t>
      </w:r>
      <w:r w:rsidR="00C7432B">
        <w:rPr>
          <w:rFonts w:ascii="Cambria" w:hAnsi="Cambria" w:cs="Segoe UI Light"/>
          <w:sz w:val="24"/>
          <w:szCs w:val="24"/>
        </w:rPr>
        <w:t>again</w:t>
      </w:r>
      <w:ins w:id="35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,</w:t>
        </w:r>
      </w:ins>
      <w:r w:rsidR="00C7432B">
        <w:rPr>
          <w:rFonts w:ascii="Cambria" w:hAnsi="Cambria" w:cs="Segoe UI Light"/>
          <w:sz w:val="24"/>
          <w:szCs w:val="24"/>
        </w:rPr>
        <w:t xml:space="preserve"> the mean, standard error, and variance of size</w:t>
      </w:r>
      <w:ins w:id="36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-</w:t>
        </w:r>
      </w:ins>
      <w:del w:id="37" w:author="Arnold Zhang" w:date="2019-04-19T18:24:00Z">
        <w:r w:rsidR="00C7432B" w:rsidDel="00DE3724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C7432B">
        <w:rPr>
          <w:rFonts w:ascii="Cambria" w:hAnsi="Cambria" w:cs="Segoe UI Light"/>
          <w:sz w:val="24"/>
          <w:szCs w:val="24"/>
        </w:rPr>
        <w:t>related measurements go</w:t>
      </w:r>
      <w:del w:id="38" w:author="Arnold Zhang" w:date="2019-04-19T18:24:00Z">
        <w:r w:rsidR="00C7432B" w:rsidDel="00DE3724">
          <w:rPr>
            <w:rFonts w:ascii="Cambria" w:hAnsi="Cambria" w:cs="Segoe UI Light"/>
            <w:sz w:val="24"/>
            <w:szCs w:val="24"/>
          </w:rPr>
          <w:delText>es</w:delText>
        </w:r>
      </w:del>
      <w:r w:rsidR="00C7432B">
        <w:rPr>
          <w:rFonts w:ascii="Cambria" w:hAnsi="Cambria" w:cs="Segoe UI Light"/>
          <w:sz w:val="24"/>
          <w:szCs w:val="24"/>
        </w:rPr>
        <w:t xml:space="preserve"> higher than the overall average of those categories. </w:t>
      </w:r>
    </w:p>
    <w:p w14:paraId="2CD7F797" w14:textId="77777777" w:rsidR="00C7432B" w:rsidRDefault="00C7432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28FAE8B" w14:textId="77777777" w:rsidR="007A5F41" w:rsidRDefault="007A5F41">
      <w:pPr>
        <w:rPr>
          <w:ins w:id="39" w:author="Arnold Zhang" w:date="2019-04-20T14:36:00Z"/>
          <w:rFonts w:ascii="Cambria" w:hAnsi="Cambria" w:cs="Segoe UI Light"/>
          <w:sz w:val="24"/>
          <w:szCs w:val="24"/>
        </w:rPr>
      </w:pPr>
      <w:ins w:id="40" w:author="Arnold Zhang" w:date="2019-04-20T14:36:00Z">
        <w:r>
          <w:rPr>
            <w:rFonts w:ascii="Cambria" w:hAnsi="Cambria" w:cs="Segoe UI Light"/>
            <w:sz w:val="24"/>
            <w:szCs w:val="24"/>
          </w:rPr>
          <w:br w:type="page"/>
        </w:r>
      </w:ins>
    </w:p>
    <w:p w14:paraId="2A6AE8F1" w14:textId="01631E57" w:rsidR="00F16F1D" w:rsidRPr="009445A2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Other qualities like smoothness, symmetry, and fractal do not appear to favor either</w:t>
      </w:r>
      <w:r w:rsidR="008573F9">
        <w:rPr>
          <w:rFonts w:ascii="Cambria" w:hAnsi="Cambria" w:cs="Segoe UI Light"/>
          <w:sz w:val="24"/>
          <w:szCs w:val="24"/>
        </w:rPr>
        <w:t xml:space="preserve"> Malignant or Benign diagnos</w:t>
      </w:r>
      <w:ins w:id="41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e</w:t>
        </w:r>
      </w:ins>
      <w:del w:id="42" w:author="Arnold Zhang" w:date="2019-04-19T18:24:00Z">
        <w:r w:rsidR="008573F9" w:rsidDel="00DE3724">
          <w:rPr>
            <w:rFonts w:ascii="Cambria" w:hAnsi="Cambria" w:cs="Segoe UI Light"/>
            <w:sz w:val="24"/>
            <w:szCs w:val="24"/>
          </w:rPr>
          <w:delText>i</w:delText>
        </w:r>
      </w:del>
      <w:r w:rsidR="008573F9">
        <w:rPr>
          <w:rFonts w:ascii="Cambria" w:hAnsi="Cambria" w:cs="Segoe UI Light"/>
          <w:sz w:val="24"/>
          <w:szCs w:val="24"/>
        </w:rPr>
        <w:t>s.</w:t>
      </w:r>
    </w:p>
    <w:p w14:paraId="0310AE06" w14:textId="7C08A765" w:rsidR="000D754A" w:rsidRPr="009445A2" w:rsidDel="007A5F41" w:rsidRDefault="0033484D" w:rsidP="00464991">
      <w:pPr>
        <w:spacing w:after="0" w:line="240" w:lineRule="auto"/>
        <w:rPr>
          <w:del w:id="43" w:author="Arnold Zhang" w:date="2019-04-20T14:36:00Z"/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246CC37A" wp14:editId="0C1AD276">
            <wp:extent cx="645795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0A46" w14:textId="334C1F8F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637BCE" w14:textId="259152EC" w:rsidR="000D754A" w:rsidRPr="009445A2" w:rsidDel="007A5F41" w:rsidRDefault="000D754A" w:rsidP="00464991">
      <w:pPr>
        <w:spacing w:after="0" w:line="240" w:lineRule="auto"/>
        <w:rPr>
          <w:del w:id="44" w:author="Arnold Zhang" w:date="2019-04-20T14:36:00Z"/>
          <w:rFonts w:ascii="Cambria" w:hAnsi="Cambria" w:cs="Segoe UI Light"/>
          <w:sz w:val="24"/>
          <w:szCs w:val="24"/>
        </w:rPr>
      </w:pPr>
    </w:p>
    <w:p w14:paraId="5326ED58" w14:textId="176C18FF" w:rsidR="000D754A" w:rsidRPr="009445A2" w:rsidDel="007A5F41" w:rsidRDefault="000D754A" w:rsidP="00464991">
      <w:pPr>
        <w:spacing w:after="0" w:line="240" w:lineRule="auto"/>
        <w:rPr>
          <w:del w:id="45" w:author="Arnold Zhang" w:date="2019-04-20T14:36:00Z"/>
          <w:rFonts w:ascii="Cambria" w:hAnsi="Cambria" w:cs="Segoe UI Light"/>
          <w:sz w:val="24"/>
          <w:szCs w:val="24"/>
        </w:rPr>
      </w:pPr>
    </w:p>
    <w:p w14:paraId="2907A1D1" w14:textId="50F52B33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B02FF5" w14:textId="64C803AE" w:rsidR="00773A0B" w:rsidRDefault="00EE3CB8" w:rsidP="00EE3CB8">
      <w:pPr>
        <w:pStyle w:val="Heading2"/>
      </w:pPr>
      <w:bookmarkStart w:id="46" w:name="_Toc6675145"/>
      <w:r>
        <w:t>Principal Component</w:t>
      </w:r>
      <w:ins w:id="47" w:author="Arnold Zhang" w:date="2019-04-19T18:24:00Z">
        <w:r w:rsidR="00DE3724">
          <w:t>s</w:t>
        </w:r>
      </w:ins>
      <w:r>
        <w:t xml:space="preserve"> Analysis</w:t>
      </w:r>
      <w:bookmarkEnd w:id="46"/>
    </w:p>
    <w:p w14:paraId="4D4B70EA" w14:textId="77777777" w:rsidR="00773A0B" w:rsidRPr="00497D7E" w:rsidRDefault="00773A0B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2379E38" w14:textId="438FEA70" w:rsidR="00773A0B" w:rsidRDefault="00773A0B" w:rsidP="00773A0B">
      <w:pPr>
        <w:spacing w:after="0" w:line="240" w:lineRule="auto"/>
        <w:rPr>
          <w:ins w:id="48" w:author="Arnold Zhang" w:date="2019-04-20T14:36:00Z"/>
          <w:rFonts w:ascii="Cambria" w:hAnsi="Cambria" w:cs="Segoe UI Light"/>
          <w:sz w:val="24"/>
          <w:szCs w:val="24"/>
        </w:rPr>
      </w:pPr>
      <w:r w:rsidRPr="00497D7E">
        <w:rPr>
          <w:rFonts w:ascii="Cambria" w:hAnsi="Cambria" w:cs="Segoe UI Light"/>
          <w:sz w:val="24"/>
          <w:szCs w:val="24"/>
        </w:rPr>
        <w:t xml:space="preserve">Below we will conduct PCA on the predictors and plot the first few </w:t>
      </w:r>
      <w:r w:rsidR="002C2157">
        <w:rPr>
          <w:rFonts w:ascii="Cambria" w:hAnsi="Cambria" w:cs="Segoe UI Light"/>
          <w:sz w:val="24"/>
          <w:szCs w:val="24"/>
        </w:rPr>
        <w:t>Principal Component</w:t>
      </w:r>
      <w:del w:id="49" w:author="Arnold Zhang" w:date="2019-04-19T18:24:00Z">
        <w:r w:rsidR="002C2157" w:rsidDel="00C95905">
          <w:rPr>
            <w:rFonts w:ascii="Cambria" w:hAnsi="Cambria" w:cs="Segoe UI Light"/>
            <w:sz w:val="24"/>
            <w:szCs w:val="24"/>
          </w:rPr>
          <w:delText>’</w:delText>
        </w:r>
      </w:del>
      <w:r w:rsidR="002C2157">
        <w:rPr>
          <w:rFonts w:ascii="Cambria" w:hAnsi="Cambria" w:cs="Segoe UI Light"/>
          <w:sz w:val="24"/>
          <w:szCs w:val="24"/>
        </w:rPr>
        <w:t>s [</w:t>
      </w:r>
      <w:r w:rsidR="002C2157" w:rsidRPr="00497D7E">
        <w:rPr>
          <w:rFonts w:ascii="Cambria" w:hAnsi="Cambria" w:cs="Segoe UI Light"/>
          <w:sz w:val="24"/>
          <w:szCs w:val="24"/>
        </w:rPr>
        <w:t>PC's</w:t>
      </w:r>
      <w:r w:rsidR="002C2157">
        <w:rPr>
          <w:rFonts w:ascii="Cambria" w:hAnsi="Cambria" w:cs="Segoe UI Light"/>
          <w:sz w:val="24"/>
          <w:szCs w:val="24"/>
        </w:rPr>
        <w:t>]</w:t>
      </w:r>
      <w:ins w:id="50" w:author="Arnold Zhang" w:date="2019-04-19T18:24:00Z">
        <w:r w:rsidR="00C95905">
          <w:rPr>
            <w:rFonts w:ascii="Cambria" w:hAnsi="Cambria" w:cs="Segoe UI Light"/>
            <w:sz w:val="24"/>
            <w:szCs w:val="24"/>
          </w:rPr>
          <w:t xml:space="preserve"> </w:t>
        </w:r>
      </w:ins>
      <w:del w:id="51" w:author="Arnold Zhang" w:date="2019-04-19T18:24:00Z">
        <w:r w:rsidR="002C2157" w:rsidRPr="00497D7E" w:rsidDel="00C95905">
          <w:rPr>
            <w:rFonts w:ascii="Cambria" w:hAnsi="Cambria" w:cs="Segoe UI Light"/>
            <w:sz w:val="24"/>
            <w:szCs w:val="24"/>
          </w:rPr>
          <w:delText xml:space="preserve">, </w:delText>
        </w:r>
        <w:r w:rsidRPr="00497D7E" w:rsidDel="00C95905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Pr="00497D7E">
        <w:rPr>
          <w:rFonts w:ascii="Cambria" w:hAnsi="Cambria" w:cs="Segoe UI Light"/>
          <w:sz w:val="24"/>
          <w:szCs w:val="24"/>
        </w:rPr>
        <w:t xml:space="preserve">against each other and </w:t>
      </w:r>
      <w:r w:rsidR="000B3A63">
        <w:rPr>
          <w:rFonts w:ascii="Cambria" w:hAnsi="Cambria" w:cs="Segoe UI Light"/>
          <w:sz w:val="24"/>
          <w:szCs w:val="24"/>
        </w:rPr>
        <w:t>examine what level of</w:t>
      </w:r>
      <w:r w:rsidRPr="00497D7E">
        <w:rPr>
          <w:rFonts w:ascii="Cambria" w:hAnsi="Cambria" w:cs="Segoe UI Light"/>
          <w:sz w:val="24"/>
          <w:szCs w:val="24"/>
        </w:rPr>
        <w:t xml:space="preserve"> separation</w:t>
      </w:r>
      <w:r w:rsidR="000B3A63">
        <w:rPr>
          <w:rFonts w:ascii="Cambria" w:hAnsi="Cambria" w:cs="Segoe UI Light"/>
          <w:sz w:val="24"/>
          <w:szCs w:val="24"/>
        </w:rPr>
        <w:t xml:space="preserve"> they provide</w:t>
      </w:r>
      <w:r w:rsidRPr="00497D7E">
        <w:rPr>
          <w:rFonts w:ascii="Cambria" w:hAnsi="Cambria" w:cs="Segoe UI Light"/>
          <w:sz w:val="24"/>
          <w:szCs w:val="24"/>
        </w:rPr>
        <w:t>.  The number of PCs to explore can be dictated by the scree plot.</w:t>
      </w:r>
      <w:r w:rsidR="002C2157">
        <w:rPr>
          <w:rFonts w:ascii="Cambria" w:hAnsi="Cambria" w:cs="Segoe UI Light"/>
          <w:sz w:val="24"/>
          <w:szCs w:val="24"/>
        </w:rPr>
        <w:t xml:space="preserve"> As part of the initial exploratory data analysis, this will allow us to see if there are clear </w:t>
      </w:r>
      <w:r w:rsidR="00CA7E90">
        <w:rPr>
          <w:rFonts w:ascii="Cambria" w:hAnsi="Cambria" w:cs="Segoe UI Light"/>
          <w:sz w:val="24"/>
          <w:szCs w:val="24"/>
        </w:rPr>
        <w:t xml:space="preserve">patterns </w:t>
      </w:r>
      <w:r w:rsidR="00670F8D">
        <w:rPr>
          <w:rFonts w:ascii="Cambria" w:hAnsi="Cambria" w:cs="Segoe UI Light"/>
          <w:sz w:val="24"/>
          <w:szCs w:val="24"/>
        </w:rPr>
        <w:t xml:space="preserve">that </w:t>
      </w:r>
      <w:del w:id="52" w:author="Arnold Zhang" w:date="2019-04-19T18:25:00Z">
        <w:r w:rsidR="00670F8D" w:rsidDel="00C95905">
          <w:rPr>
            <w:rFonts w:ascii="Cambria" w:hAnsi="Cambria" w:cs="Segoe UI Light"/>
            <w:sz w:val="24"/>
            <w:szCs w:val="24"/>
          </w:rPr>
          <w:delText xml:space="preserve">immerge </w:delText>
        </w:r>
      </w:del>
      <w:ins w:id="53" w:author="Arnold Zhang" w:date="2019-04-19T18:25:00Z">
        <w:r w:rsidR="00C95905">
          <w:rPr>
            <w:rFonts w:ascii="Cambria" w:hAnsi="Cambria" w:cs="Segoe UI Light"/>
            <w:sz w:val="24"/>
            <w:szCs w:val="24"/>
          </w:rPr>
          <w:t xml:space="preserve">emerge </w:t>
        </w:r>
      </w:ins>
      <w:r w:rsidR="00670F8D">
        <w:rPr>
          <w:rFonts w:ascii="Cambria" w:hAnsi="Cambria" w:cs="Segoe UI Light"/>
          <w:sz w:val="24"/>
          <w:szCs w:val="24"/>
        </w:rPr>
        <w:t>in the data.</w:t>
      </w:r>
    </w:p>
    <w:p w14:paraId="31C26E19" w14:textId="77777777" w:rsidR="007A5F41" w:rsidRDefault="007A5F41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041AEF7" w14:textId="6D27FA83" w:rsidR="00773A0B" w:rsidDel="007A5F41" w:rsidRDefault="00773A0B" w:rsidP="00497D7E">
      <w:pPr>
        <w:spacing w:after="0" w:line="240" w:lineRule="auto"/>
        <w:rPr>
          <w:del w:id="54" w:author="Arnold Zhang" w:date="2019-04-20T14:36:00Z"/>
          <w:rFonts w:ascii="Cambria" w:hAnsi="Cambria" w:cs="Segoe UI Light"/>
          <w:sz w:val="24"/>
          <w:szCs w:val="24"/>
        </w:rPr>
      </w:pPr>
    </w:p>
    <w:p w14:paraId="003BFD18" w14:textId="017BF7DE" w:rsidR="00773A0B" w:rsidRDefault="00C95905" w:rsidP="00EC62A2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ins w:id="55" w:author="Arnold Zhang" w:date="2019-04-19T18:25:00Z">
        <w:r>
          <w:rPr>
            <w:noProof/>
          </w:rPr>
          <w:lastRenderedPageBreak/>
          <w:t xml:space="preserve">     </w:t>
        </w:r>
      </w:ins>
      <w:r w:rsidR="00EC62A2">
        <w:rPr>
          <w:noProof/>
          <w:lang w:eastAsia="zh-CN"/>
        </w:rPr>
        <w:drawing>
          <wp:inline distT="0" distB="0" distL="0" distR="0" wp14:anchorId="24763A50" wp14:editId="73077E0F">
            <wp:extent cx="3305175" cy="207280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0171" cy="20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8B" w:rsidRPr="001A1E8B">
        <w:rPr>
          <w:noProof/>
        </w:rPr>
        <w:t xml:space="preserve"> </w:t>
      </w:r>
      <w:r w:rsidR="001A1E8B">
        <w:rPr>
          <w:noProof/>
          <w:lang w:eastAsia="zh-CN"/>
        </w:rPr>
        <w:drawing>
          <wp:inline distT="0" distB="0" distL="0" distR="0" wp14:anchorId="5F554B0C" wp14:editId="75581407">
            <wp:extent cx="3403898" cy="2057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1043" cy="20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73D1" w14:textId="0BA5F32F" w:rsidR="00773A0B" w:rsidRDefault="00773A0B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86F040C" w14:textId="55FB467B" w:rsidR="006B5D5C" w:rsidRDefault="006B5D5C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B6DC23" w14:textId="0321AAAD" w:rsidR="00536E4D" w:rsidRDefault="006814BD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W</w:t>
      </w:r>
      <w:r w:rsidRPr="006814BD">
        <w:rPr>
          <w:rFonts w:ascii="Cambria" w:hAnsi="Cambria" w:cs="Segoe UI Light"/>
          <w:sz w:val="24"/>
          <w:szCs w:val="24"/>
        </w:rPr>
        <w:t xml:space="preserve">e can see in the first graphic </w:t>
      </w:r>
      <w:ins w:id="56" w:author="Arnold Zhang" w:date="2019-04-19T18:25:00Z">
        <w:r w:rsidR="00C95905">
          <w:rPr>
            <w:rFonts w:ascii="Cambria" w:hAnsi="Cambria" w:cs="Segoe UI Light"/>
            <w:sz w:val="24"/>
            <w:szCs w:val="24"/>
          </w:rPr>
          <w:t xml:space="preserve">that </w:t>
        </w:r>
      </w:ins>
      <w:r w:rsidRPr="006814BD">
        <w:rPr>
          <w:rFonts w:ascii="Cambria" w:hAnsi="Cambria" w:cs="Segoe UI Light"/>
          <w:sz w:val="24"/>
          <w:szCs w:val="24"/>
        </w:rPr>
        <w:t xml:space="preserve">a clear separation exists </w:t>
      </w:r>
      <w:r>
        <w:rPr>
          <w:rFonts w:ascii="Cambria" w:hAnsi="Cambria" w:cs="Segoe UI Light"/>
          <w:sz w:val="24"/>
          <w:szCs w:val="24"/>
        </w:rPr>
        <w:t>between malignant and benign</w:t>
      </w:r>
      <w:r w:rsidR="008E2E64">
        <w:rPr>
          <w:rFonts w:ascii="Cambria" w:hAnsi="Cambria" w:cs="Segoe UI Light"/>
          <w:sz w:val="24"/>
          <w:szCs w:val="24"/>
        </w:rPr>
        <w:t xml:space="preserve">, which </w:t>
      </w:r>
      <w:r w:rsidR="008D0E78">
        <w:rPr>
          <w:rFonts w:ascii="Cambria" w:hAnsi="Cambria" w:cs="Segoe UI Light"/>
          <w:sz w:val="24"/>
          <w:szCs w:val="24"/>
        </w:rPr>
        <w:t>complements</w:t>
      </w:r>
      <w:r w:rsidR="008E2E64">
        <w:rPr>
          <w:rFonts w:ascii="Cambria" w:hAnsi="Cambria" w:cs="Segoe UI Light"/>
          <w:sz w:val="24"/>
          <w:szCs w:val="24"/>
        </w:rPr>
        <w:t xml:space="preserve"> our initial visual examinations above.</w:t>
      </w:r>
      <w:r w:rsidR="005B3116">
        <w:rPr>
          <w:rFonts w:ascii="Cambria" w:hAnsi="Cambria" w:cs="Segoe UI Light"/>
          <w:sz w:val="24"/>
          <w:szCs w:val="24"/>
        </w:rPr>
        <w:t xml:space="preserve"> </w:t>
      </w:r>
      <w:r w:rsidR="00670F8D">
        <w:rPr>
          <w:rFonts w:ascii="Cambria" w:hAnsi="Cambria" w:cs="Segoe UI Light"/>
          <w:sz w:val="24"/>
          <w:szCs w:val="24"/>
        </w:rPr>
        <w:t xml:space="preserve">Because </w:t>
      </w:r>
      <w:r w:rsidR="005B3116">
        <w:rPr>
          <w:rFonts w:ascii="Cambria" w:hAnsi="Cambria" w:cs="Segoe UI Light"/>
          <w:sz w:val="24"/>
          <w:szCs w:val="24"/>
        </w:rPr>
        <w:t xml:space="preserve">this </w:t>
      </w:r>
      <w:r w:rsidR="00670F8D">
        <w:rPr>
          <w:rFonts w:ascii="Cambria" w:hAnsi="Cambria" w:cs="Segoe UI Light"/>
          <w:sz w:val="24"/>
          <w:szCs w:val="24"/>
        </w:rPr>
        <w:t xml:space="preserve">clear </w:t>
      </w:r>
      <w:r w:rsidR="00670F8D" w:rsidRPr="00497D7E">
        <w:rPr>
          <w:rFonts w:ascii="Cambria" w:hAnsi="Cambria" w:cs="Segoe UI Light"/>
          <w:sz w:val="24"/>
          <w:szCs w:val="24"/>
        </w:rPr>
        <w:t xml:space="preserve">separation exists in the PC's, </w:t>
      </w:r>
      <w:r w:rsidR="00670F8D">
        <w:rPr>
          <w:rFonts w:ascii="Cambria" w:hAnsi="Cambria" w:cs="Segoe UI Light"/>
          <w:sz w:val="24"/>
          <w:szCs w:val="24"/>
        </w:rPr>
        <w:t>this implies that a</w:t>
      </w:r>
      <w:r w:rsidR="00670F8D" w:rsidRPr="00497D7E">
        <w:rPr>
          <w:rFonts w:ascii="Cambria" w:hAnsi="Cambria" w:cs="Segoe UI Light"/>
          <w:sz w:val="24"/>
          <w:szCs w:val="24"/>
        </w:rPr>
        <w:t xml:space="preserve"> predictive model will probably do well</w:t>
      </w:r>
      <w:r w:rsidR="00670F8D">
        <w:rPr>
          <w:rFonts w:ascii="Cambria" w:hAnsi="Cambria" w:cs="Segoe UI Light"/>
          <w:sz w:val="24"/>
          <w:szCs w:val="24"/>
        </w:rPr>
        <w:t xml:space="preserve">. </w:t>
      </w:r>
    </w:p>
    <w:p w14:paraId="25ADC117" w14:textId="251B94FF" w:rsidR="009E08B7" w:rsidRDefault="009E08B7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BEFC30" w14:textId="1A2311CD" w:rsidR="00536E4D" w:rsidRDefault="009556E4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E6E9F04" wp14:editId="6E3A79BB">
            <wp:extent cx="6019800" cy="369474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3955" cy="36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4E40" w14:textId="4CBFCE6E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C6DD74" w14:textId="77777777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>Importance of components:</w:t>
      </w:r>
    </w:p>
    <w:p w14:paraId="402A819C" w14:textId="4A3F39B6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                          Comp.1    Comp.2     Comp.3     Comp.4     Comp.5     Comp.6     Comp.7</w:t>
      </w:r>
    </w:p>
    <w:p w14:paraId="39BB08AD" w14:textId="6E0ECD04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Standard deviation   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0.5751101 0.3281171 0.21051526 0.19984110 0.15953874 0.13832097 0.09923315</w:t>
      </w:r>
    </w:p>
    <w:p w14:paraId="5748A7DE" w14:textId="3B23E70A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Proportion of Variance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0.5309769 0.1728349 0.07114442 0.06411259 0.04086072 0.03071494 0.01580837</w:t>
      </w:r>
    </w:p>
    <w:p w14:paraId="195CD361" w14:textId="5C09F353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Cumulative Proportion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0.5309769 0.7038118 0.77495621 0.83906880 0.87992952 0.91064446 0.92645284</w:t>
      </w:r>
    </w:p>
    <w:p w14:paraId="755F425A" w14:textId="6281623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DA28" w14:textId="1B0AA709" w:rsidR="000E0427" w:rsidRDefault="00C17E10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performance of the PC’s</w:t>
      </w:r>
      <w:ins w:id="57" w:author="Arnold Zhang" w:date="2019-04-19T18:26:00Z">
        <w:r w:rsidR="00756FC4">
          <w:rPr>
            <w:rFonts w:ascii="Cambria" w:hAnsi="Cambria" w:cs="Segoe UI Light"/>
            <w:sz w:val="24"/>
            <w:szCs w:val="24"/>
          </w:rPr>
          <w:t>,</w:t>
        </w:r>
      </w:ins>
      <w:r>
        <w:rPr>
          <w:rFonts w:ascii="Cambria" w:hAnsi="Cambria" w:cs="Segoe UI Light"/>
          <w:sz w:val="24"/>
          <w:szCs w:val="24"/>
        </w:rPr>
        <w:t xml:space="preserve"> we can see that</w:t>
      </w:r>
      <w:r w:rsidR="00C80A88">
        <w:rPr>
          <w:rFonts w:ascii="Cambria" w:hAnsi="Cambria" w:cs="Segoe UI Light"/>
          <w:sz w:val="24"/>
          <w:szCs w:val="24"/>
        </w:rPr>
        <w:t xml:space="preserve"> 70% of the variance is </w:t>
      </w:r>
      <w:r w:rsidR="006A414F">
        <w:rPr>
          <w:rFonts w:ascii="Cambria" w:hAnsi="Cambria" w:cs="Segoe UI Light"/>
          <w:sz w:val="24"/>
          <w:szCs w:val="24"/>
        </w:rPr>
        <w:t xml:space="preserve">explained by the first 2 components, and improvement significantly tapers off </w:t>
      </w:r>
      <w:r w:rsidR="00756FC4">
        <w:rPr>
          <w:rFonts w:ascii="Cambria" w:hAnsi="Cambria" w:cs="Segoe UI Light"/>
          <w:sz w:val="24"/>
          <w:szCs w:val="24"/>
        </w:rPr>
        <w:t>following</w:t>
      </w:r>
      <w:r w:rsidR="006A414F">
        <w:rPr>
          <w:rFonts w:ascii="Cambria" w:hAnsi="Cambria" w:cs="Segoe UI Light"/>
          <w:sz w:val="24"/>
          <w:szCs w:val="24"/>
        </w:rPr>
        <w:t xml:space="preserve"> that. This is further emphasized </w:t>
      </w:r>
      <w:r w:rsidR="006A414F">
        <w:rPr>
          <w:rFonts w:ascii="Cambria" w:hAnsi="Cambria" w:cs="Segoe UI Light"/>
          <w:sz w:val="24"/>
          <w:szCs w:val="24"/>
        </w:rPr>
        <w:lastRenderedPageBreak/>
        <w:t>by the two scatterplots above</w:t>
      </w:r>
      <w:r w:rsidR="00B972AF">
        <w:rPr>
          <w:rFonts w:ascii="Cambria" w:hAnsi="Cambria" w:cs="Segoe UI Light"/>
          <w:sz w:val="24"/>
          <w:szCs w:val="24"/>
        </w:rPr>
        <w:t xml:space="preserve"> showing significantly poorer separation using PC2 </w:t>
      </w:r>
      <w:r w:rsidR="006A4918">
        <w:rPr>
          <w:rFonts w:ascii="Cambria" w:hAnsi="Cambria" w:cs="Segoe UI Light"/>
          <w:sz w:val="24"/>
          <w:szCs w:val="24"/>
        </w:rPr>
        <w:t>x</w:t>
      </w:r>
      <w:r w:rsidR="00B972AF">
        <w:rPr>
          <w:rFonts w:ascii="Cambria" w:hAnsi="Cambria" w:cs="Segoe UI Light"/>
          <w:sz w:val="24"/>
          <w:szCs w:val="24"/>
        </w:rPr>
        <w:t xml:space="preserve"> PC2 compared to PC1 </w:t>
      </w:r>
      <w:r w:rsidR="006A4918">
        <w:rPr>
          <w:rFonts w:ascii="Cambria" w:hAnsi="Cambria" w:cs="Segoe UI Light"/>
          <w:sz w:val="24"/>
          <w:szCs w:val="24"/>
        </w:rPr>
        <w:t>x PC2</w:t>
      </w:r>
      <w:r w:rsidR="00557E7F">
        <w:rPr>
          <w:rFonts w:ascii="Cambria" w:hAnsi="Cambria" w:cs="Segoe UI Light"/>
          <w:sz w:val="24"/>
          <w:szCs w:val="24"/>
        </w:rPr>
        <w:t>. W</w:t>
      </w:r>
      <w:r w:rsidR="00557E7F" w:rsidRPr="00497D7E">
        <w:rPr>
          <w:rFonts w:ascii="Cambria" w:hAnsi="Cambria" w:cs="Segoe UI Light"/>
          <w:sz w:val="24"/>
          <w:szCs w:val="24"/>
        </w:rPr>
        <w:t xml:space="preserve">e can see from this pairs plot of just the first few variables, </w:t>
      </w:r>
      <w:r w:rsidR="00756FC4">
        <w:rPr>
          <w:rFonts w:ascii="Cambria" w:hAnsi="Cambria" w:cs="Segoe UI Light"/>
          <w:sz w:val="24"/>
          <w:szCs w:val="24"/>
        </w:rPr>
        <w:t xml:space="preserve">that the </w:t>
      </w:r>
      <w:r w:rsidR="00557E7F" w:rsidRPr="00497D7E">
        <w:rPr>
          <w:rFonts w:ascii="Cambria" w:hAnsi="Cambria" w:cs="Segoe UI Light"/>
          <w:sz w:val="24"/>
          <w:szCs w:val="24"/>
        </w:rPr>
        <w:t xml:space="preserve">separation between the </w:t>
      </w:r>
      <w:r w:rsidR="00557E7F">
        <w:rPr>
          <w:rFonts w:ascii="Cambria" w:hAnsi="Cambria" w:cs="Segoe UI Light"/>
          <w:sz w:val="24"/>
          <w:szCs w:val="24"/>
        </w:rPr>
        <w:t>malignant and benign</w:t>
      </w:r>
      <w:r w:rsidR="00557E7F" w:rsidRPr="00497D7E">
        <w:rPr>
          <w:rFonts w:ascii="Cambria" w:hAnsi="Cambria" w:cs="Segoe UI Light"/>
          <w:sz w:val="24"/>
          <w:szCs w:val="24"/>
        </w:rPr>
        <w:t xml:space="preserve"> groups are pretty well separated. </w:t>
      </w:r>
    </w:p>
    <w:p w14:paraId="0F2086A2" w14:textId="77777777" w:rsidR="000E0427" w:rsidRDefault="000E0427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7BD0ADC" w14:textId="4E05C34E" w:rsidR="00C17E10" w:rsidRDefault="00557E7F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Given the above, </w:t>
      </w:r>
      <w:r w:rsidR="000E0427">
        <w:rPr>
          <w:rFonts w:ascii="Cambria" w:hAnsi="Cambria" w:cs="Segoe UI Light"/>
          <w:sz w:val="24"/>
          <w:szCs w:val="24"/>
        </w:rPr>
        <w:t xml:space="preserve">we suspect </w:t>
      </w:r>
      <w:r>
        <w:rPr>
          <w:rFonts w:ascii="Cambria" w:hAnsi="Cambria" w:cs="Segoe UI Light"/>
          <w:sz w:val="24"/>
          <w:szCs w:val="24"/>
        </w:rPr>
        <w:t>an LDA analysis is appropriate to determine if the quantitative measurement parameters can be used to determine binomial categorical diagnosis response</w:t>
      </w:r>
      <w:r w:rsidRPr="00497D7E">
        <w:rPr>
          <w:rFonts w:ascii="Cambria" w:hAnsi="Cambria" w:cs="Segoe UI Light"/>
          <w:sz w:val="24"/>
          <w:szCs w:val="24"/>
        </w:rPr>
        <w:t xml:space="preserve">.  </w:t>
      </w:r>
      <w:r w:rsidR="000E0427">
        <w:rPr>
          <w:rFonts w:ascii="Cambria" w:hAnsi="Cambria" w:cs="Segoe UI Light"/>
          <w:sz w:val="24"/>
          <w:szCs w:val="24"/>
        </w:rPr>
        <w:t>However we will do multiple analysis models and compare the results.</w:t>
      </w:r>
    </w:p>
    <w:p w14:paraId="0F2A3006" w14:textId="7777777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7CEEC77" w14:textId="58528E5C" w:rsidR="00AB777E" w:rsidRDefault="00AB777E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22C4672" w14:textId="14B41E02" w:rsidR="00AB777E" w:rsidRDefault="00327F0B" w:rsidP="00AB777E">
      <w:pPr>
        <w:pStyle w:val="Heading1"/>
      </w:pPr>
      <w:bookmarkStart w:id="58" w:name="_Toc6675146"/>
      <w:r>
        <w:t>Objective 1 – E</w:t>
      </w:r>
      <w:r w:rsidR="00BD755C">
        <w:t xml:space="preserve">xplanatory Analysis: </w:t>
      </w:r>
      <w:r w:rsidR="00AB777E">
        <w:t xml:space="preserve"> Logistic Regression</w:t>
      </w:r>
      <w:bookmarkEnd w:id="58"/>
    </w:p>
    <w:p w14:paraId="5990F97B" w14:textId="29BFD799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012FFD" w14:textId="60577026" w:rsidR="0062286D" w:rsidRDefault="002D6239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Our initial model will be a logistic regression without modeling in the </w:t>
      </w:r>
      <w:r w:rsidR="005941B5">
        <w:rPr>
          <w:rFonts w:ascii="Cambria" w:hAnsi="Cambria" w:cs="Segoe UI Light"/>
          <w:sz w:val="24"/>
          <w:szCs w:val="24"/>
        </w:rPr>
        <w:t>variable interactions.</w:t>
      </w:r>
      <w:r w:rsidR="00E90262">
        <w:rPr>
          <w:rFonts w:ascii="Cambria" w:hAnsi="Cambria" w:cs="Segoe UI Light"/>
          <w:sz w:val="24"/>
          <w:szCs w:val="24"/>
        </w:rPr>
        <w:t xml:space="preserve"> </w:t>
      </w:r>
      <w:r w:rsidR="009870D6">
        <w:rPr>
          <w:rFonts w:ascii="Cambria" w:hAnsi="Cambria" w:cs="Segoe UI Light"/>
          <w:sz w:val="24"/>
          <w:szCs w:val="24"/>
        </w:rPr>
        <w:t xml:space="preserve">However the immediate concern </w:t>
      </w:r>
      <w:r w:rsidR="00A02C0B">
        <w:rPr>
          <w:rFonts w:ascii="Cambria" w:hAnsi="Cambria" w:cs="Segoe UI Light"/>
          <w:sz w:val="24"/>
          <w:szCs w:val="24"/>
        </w:rPr>
        <w:t xml:space="preserve">is the covariance </w:t>
      </w:r>
      <w:r w:rsidR="00C45408">
        <w:rPr>
          <w:rFonts w:ascii="Cambria" w:hAnsi="Cambria" w:cs="Segoe UI Light"/>
          <w:sz w:val="24"/>
          <w:szCs w:val="24"/>
        </w:rPr>
        <w:t>between multiple parameters. Running the full model through</w:t>
      </w:r>
      <w:r w:rsidR="004D2D56">
        <w:rPr>
          <w:rFonts w:ascii="Cambria" w:hAnsi="Cambria" w:cs="Segoe UI Light"/>
          <w:sz w:val="24"/>
          <w:szCs w:val="24"/>
        </w:rPr>
        <w:t xml:space="preserve"> a VIF analysis shows significant covariance</w:t>
      </w:r>
      <w:ins w:id="59" w:author="Arnold Zhang" w:date="2019-04-19T18:28:00Z">
        <w:r w:rsidR="00EE5E1A">
          <w:rPr>
            <w:rFonts w:ascii="Cambria" w:hAnsi="Cambria" w:cs="Segoe UI Light"/>
            <w:sz w:val="24"/>
            <w:szCs w:val="24"/>
          </w:rPr>
          <w:t>,</w:t>
        </w:r>
      </w:ins>
      <w:r w:rsidR="004D2D56">
        <w:rPr>
          <w:rFonts w:ascii="Cambria" w:hAnsi="Cambria" w:cs="Segoe UI Light"/>
          <w:sz w:val="24"/>
          <w:szCs w:val="24"/>
        </w:rPr>
        <w:t xml:space="preserve"> with most of the scores having VIF values well above 10. </w:t>
      </w:r>
    </w:p>
    <w:p w14:paraId="456B4111" w14:textId="3EAC10BA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53194A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radius_mean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texture_mean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perimeter_mean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area_mean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smoothness_mean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6A218B3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3806.115296               11.884048             3786.400419              347.878657                8.194282 </w:t>
      </w:r>
    </w:p>
    <w:p w14:paraId="23E672B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compactness_mean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concavity_mean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concave_points_mean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symmetry_mean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fractal_dimension_mean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5ACB464B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50.505168               70.767720               60.041733                4.220656               15.756977 </w:t>
      </w:r>
    </w:p>
    <w:p w14:paraId="4354A27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radius_se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texture_se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perimeter_se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area_se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smoothness_se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20E93BF8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75.462027                4.205423               70.359695               41.163091                4.027923 </w:t>
      </w:r>
    </w:p>
    <w:p w14:paraId="2EAE6E4A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compactness_se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concavity_se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concave_points_se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symmetry_se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fractal_dimension_se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74C9D483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15.366324               15.694833               11.520796                5.175426                9.717987 </w:t>
      </w:r>
    </w:p>
    <w:p w14:paraId="7DEA984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radius_worst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texture_worst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perimeter_worst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area_worst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smoothness_worst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2BE1C5C6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799.105946               18.569966              405.023336              337.221924               10.923061 </w:t>
      </w:r>
    </w:p>
    <w:p w14:paraId="0F6D03E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compactness_worst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concavity_worst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concave_points_worst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symmetry_worst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fractal_dimension_worst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643AF5D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36.982755               31.970723               36.763714                9.520570               18.861533 </w:t>
      </w:r>
    </w:p>
    <w:p w14:paraId="6A0A8A75" w14:textId="77777777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B3D9DF3" w14:textId="3DE0A4F1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This is not entirely su</w:t>
      </w:r>
      <w:r w:rsidR="00EE5E1A">
        <w:rPr>
          <w:rFonts w:ascii="Cambria" w:hAnsi="Cambria" w:cs="Segoe UI Light"/>
          <w:sz w:val="24"/>
          <w:szCs w:val="24"/>
        </w:rPr>
        <w:t>r</w:t>
      </w:r>
      <w:r>
        <w:rPr>
          <w:rFonts w:ascii="Cambria" w:hAnsi="Cambria" w:cs="Segoe UI Light"/>
          <w:sz w:val="24"/>
          <w:szCs w:val="24"/>
        </w:rPr>
        <w:t xml:space="preserve">prising </w:t>
      </w:r>
      <w:r w:rsidR="00EE5E1A">
        <w:rPr>
          <w:rFonts w:ascii="Cambria" w:hAnsi="Cambria" w:cs="Segoe UI Light"/>
          <w:sz w:val="24"/>
          <w:szCs w:val="24"/>
        </w:rPr>
        <w:t>because</w:t>
      </w:r>
      <w:r>
        <w:rPr>
          <w:rFonts w:ascii="Cambria" w:hAnsi="Cambria" w:cs="Segoe UI Light"/>
          <w:sz w:val="24"/>
          <w:szCs w:val="24"/>
        </w:rPr>
        <w:t>:</w:t>
      </w:r>
    </w:p>
    <w:p w14:paraId="386BE4FA" w14:textId="69DE5034" w:rsid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Perimeter, Radius, and Area are all of a function of each other with respect to Pi</w:t>
      </w:r>
    </w:p>
    <w:p w14:paraId="10CD0A36" w14:textId="5B784C4B" w:rsidR="00C44C1C" w:rsidRP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The other categor</w:t>
      </w:r>
      <w:r w:rsidR="00E90279">
        <w:rPr>
          <w:rFonts w:ascii="Cambria" w:hAnsi="Cambria" w:cs="Segoe UI Light"/>
          <w:sz w:val="24"/>
          <w:szCs w:val="24"/>
        </w:rPr>
        <w:t>y of measurements are simply the standard error [i.e. variance</w:t>
      </w:r>
      <w:r w:rsidR="00886E28">
        <w:rPr>
          <w:rFonts w:ascii="Cambria" w:hAnsi="Cambria" w:cs="Segoe UI Light"/>
          <w:sz w:val="24"/>
          <w:szCs w:val="24"/>
        </w:rPr>
        <w:t>] or the worst single measurement used to derive the</w:t>
      </w:r>
      <w:r w:rsidR="004435D6">
        <w:rPr>
          <w:rFonts w:ascii="Cambria" w:hAnsi="Cambria" w:cs="Segoe UI Light"/>
          <w:sz w:val="24"/>
          <w:szCs w:val="24"/>
        </w:rPr>
        <w:t xml:space="preserve"> this</w:t>
      </w:r>
    </w:p>
    <w:p w14:paraId="1679AD43" w14:textId="522E7CAB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6FEBADC" w14:textId="77777777" w:rsidR="00A3079D" w:rsidRDefault="00A3079D" w:rsidP="00A3079D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Visually inspecting this correlation also verifies this assumption as well</w:t>
      </w:r>
    </w:p>
    <w:p w14:paraId="5C719252" w14:textId="26863B74" w:rsidR="00A3079D" w:rsidRDefault="00A3079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A38EBC" w14:textId="77777777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B9860EB" w14:textId="2683BA13" w:rsidR="002B3DCB" w:rsidRDefault="002B3DCB" w:rsidP="002B3DC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2B3DCB">
        <w:rPr>
          <w:rFonts w:ascii="Cambria" w:hAnsi="Cambria" w:cs="Segoe UI Light"/>
          <w:b/>
          <w:sz w:val="24"/>
          <w:szCs w:val="24"/>
        </w:rPr>
        <w:t>Radius, Perimeter, Area - Mean vs Worst</w:t>
      </w:r>
      <w:r>
        <w:rPr>
          <w:rFonts w:ascii="Cambria" w:hAnsi="Cambria" w:cs="Segoe UI Light"/>
          <w:sz w:val="24"/>
          <w:szCs w:val="24"/>
        </w:rPr>
        <w:tab/>
      </w:r>
      <w:r w:rsidRPr="002B3DCB">
        <w:rPr>
          <w:rFonts w:ascii="Cambria" w:hAnsi="Cambria" w:cs="Segoe UI Light"/>
          <w:b/>
          <w:sz w:val="24"/>
          <w:szCs w:val="24"/>
        </w:rPr>
        <w:t xml:space="preserve">Concavity </w:t>
      </w:r>
      <w:r>
        <w:rPr>
          <w:rFonts w:ascii="Cambria" w:hAnsi="Cambria" w:cs="Segoe UI Light"/>
          <w:b/>
          <w:sz w:val="24"/>
          <w:szCs w:val="24"/>
        </w:rPr>
        <w:t>&amp;</w:t>
      </w:r>
      <w:r w:rsidRPr="002B3DCB">
        <w:rPr>
          <w:rFonts w:ascii="Cambria" w:hAnsi="Cambria" w:cs="Segoe UI Light"/>
          <w:b/>
          <w:sz w:val="24"/>
          <w:szCs w:val="24"/>
        </w:rPr>
        <w:t xml:space="preserve"> Concavity Point</w:t>
      </w:r>
      <w:r>
        <w:rPr>
          <w:rFonts w:ascii="Cambria" w:hAnsi="Cambria" w:cs="Segoe UI Light"/>
          <w:b/>
          <w:sz w:val="24"/>
          <w:szCs w:val="24"/>
        </w:rPr>
        <w:t xml:space="preserve">: </w:t>
      </w:r>
      <w:r w:rsidRPr="002B3DCB">
        <w:rPr>
          <w:rFonts w:ascii="Cambria" w:hAnsi="Cambria" w:cs="Segoe UI Light"/>
          <w:b/>
          <w:sz w:val="24"/>
          <w:szCs w:val="24"/>
        </w:rPr>
        <w:t>Mean vs Worst</w:t>
      </w:r>
    </w:p>
    <w:p w14:paraId="081F6010" w14:textId="49A08AAF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01ED8" wp14:editId="19A89B8F">
            <wp:extent cx="3156613" cy="271462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6677" cy="27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13DDD" wp14:editId="0A6A86A8">
            <wp:extent cx="2991973" cy="2581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9427" cy="258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8FC" w14:textId="77777777" w:rsidR="00A3079D" w:rsidRDefault="00A3079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84B0B9" w14:textId="77777777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E6D8532" w14:textId="10D6C9DC" w:rsidR="002B3DCB" w:rsidRPr="00BB0D4A" w:rsidRDefault="002B3DCB" w:rsidP="002B3DCB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BB0D4A">
        <w:rPr>
          <w:rFonts w:ascii="Cambria" w:hAnsi="Cambria" w:cs="Segoe UI Light"/>
          <w:b/>
          <w:sz w:val="24"/>
          <w:szCs w:val="24"/>
        </w:rPr>
        <w:t xml:space="preserve">Area: Mean vs Worst </w:t>
      </w:r>
      <w:r w:rsidR="00BB0D4A" w:rsidRPr="00BB0D4A">
        <w:rPr>
          <w:rFonts w:ascii="Cambria" w:hAnsi="Cambria" w:cs="Segoe UI Light"/>
          <w:b/>
          <w:sz w:val="24"/>
          <w:szCs w:val="24"/>
        </w:rPr>
        <w:tab/>
      </w:r>
      <w:r w:rsidRPr="00BB0D4A">
        <w:rPr>
          <w:rFonts w:ascii="Cambria" w:hAnsi="Cambria" w:cs="Segoe UI Light"/>
          <w:b/>
          <w:sz w:val="24"/>
          <w:szCs w:val="24"/>
        </w:rPr>
        <w:t xml:space="preserve"> </w:t>
      </w:r>
      <w:r w:rsidR="00BB0D4A" w:rsidRPr="00BB0D4A">
        <w:rPr>
          <w:rFonts w:ascii="Cambria" w:hAnsi="Cambria" w:cs="Segoe UI Light"/>
          <w:b/>
          <w:sz w:val="24"/>
          <w:szCs w:val="24"/>
        </w:rPr>
        <w:tab/>
      </w:r>
      <w:r w:rsidRPr="00BB0D4A">
        <w:rPr>
          <w:rFonts w:ascii="Cambria" w:hAnsi="Cambria" w:cs="Segoe UI Light"/>
          <w:b/>
          <w:sz w:val="24"/>
          <w:szCs w:val="24"/>
        </w:rPr>
        <w:t xml:space="preserve">Texture: Mean vs Worst  </w:t>
      </w:r>
      <w:r w:rsidR="00BB0D4A" w:rsidRPr="00BB0D4A">
        <w:rPr>
          <w:rFonts w:ascii="Cambria" w:hAnsi="Cambria" w:cs="Segoe UI Light"/>
          <w:b/>
          <w:sz w:val="24"/>
          <w:szCs w:val="24"/>
        </w:rPr>
        <w:tab/>
      </w:r>
      <w:r w:rsidRPr="00BB0D4A">
        <w:rPr>
          <w:rFonts w:ascii="Cambria" w:hAnsi="Cambria" w:cs="Segoe UI Light"/>
          <w:b/>
          <w:sz w:val="24"/>
          <w:szCs w:val="24"/>
        </w:rPr>
        <w:t>Smoothness: Mean vs Worst</w:t>
      </w:r>
    </w:p>
    <w:p w14:paraId="0C0F9149" w14:textId="10D75131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F5281DE" w14:textId="0597CCA1" w:rsidR="007551D8" w:rsidRDefault="00755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7F5B339" wp14:editId="003BF186">
            <wp:extent cx="2052361" cy="177165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9520" cy="17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1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23D607" wp14:editId="718FAC48">
            <wp:extent cx="1981200" cy="1728339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0552" cy="17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D4A" w:rsidRPr="00BB0D4A">
        <w:rPr>
          <w:noProof/>
        </w:rPr>
        <w:t xml:space="preserve"> </w:t>
      </w:r>
      <w:r w:rsidR="00BB0D4A">
        <w:rPr>
          <w:noProof/>
        </w:rPr>
        <w:drawing>
          <wp:inline distT="0" distB="0" distL="0" distR="0" wp14:anchorId="53C63987" wp14:editId="568F8977">
            <wp:extent cx="1973640" cy="1723878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7315" cy="17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59A0" w14:textId="77777777" w:rsidR="007551D8" w:rsidRDefault="007551D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10B58E6" w14:textId="77777777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98640B8" w14:textId="77777777" w:rsidR="002B3DCB" w:rsidRDefault="002B3DC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F236894" w14:textId="4C454C20" w:rsidR="0062286D" w:rsidRDefault="00CC026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By simplifying the model to </w:t>
      </w:r>
      <w:r w:rsidR="002160AB">
        <w:rPr>
          <w:rFonts w:ascii="Cambria" w:hAnsi="Cambria" w:cs="Segoe UI Light"/>
          <w:sz w:val="24"/>
          <w:szCs w:val="24"/>
        </w:rPr>
        <w:t>only use the Area measurements</w:t>
      </w:r>
      <w:r w:rsidR="0007778E">
        <w:rPr>
          <w:rFonts w:ascii="Cambria" w:hAnsi="Cambria" w:cs="Segoe UI Light"/>
          <w:sz w:val="24"/>
          <w:szCs w:val="24"/>
        </w:rPr>
        <w:t xml:space="preserve"> to represent the tumor size</w:t>
      </w:r>
      <w:r w:rsidR="002160AB">
        <w:rPr>
          <w:rFonts w:ascii="Cambria" w:hAnsi="Cambria" w:cs="Segoe UI Light"/>
          <w:sz w:val="24"/>
          <w:szCs w:val="24"/>
        </w:rPr>
        <w:t xml:space="preserve"> [which overall had the lower </w:t>
      </w:r>
      <w:r w:rsidR="00461A92">
        <w:rPr>
          <w:rFonts w:ascii="Cambria" w:hAnsi="Cambria" w:cs="Segoe UI Light"/>
          <w:sz w:val="24"/>
          <w:szCs w:val="24"/>
        </w:rPr>
        <w:t xml:space="preserve">comparative </w:t>
      </w:r>
      <w:r w:rsidR="002160AB">
        <w:rPr>
          <w:rFonts w:ascii="Cambria" w:hAnsi="Cambria" w:cs="Segoe UI Light"/>
          <w:sz w:val="24"/>
          <w:szCs w:val="24"/>
        </w:rPr>
        <w:t>VIF values</w:t>
      </w:r>
      <w:r w:rsidR="00461A92">
        <w:rPr>
          <w:rFonts w:ascii="Cambria" w:hAnsi="Cambria" w:cs="Segoe UI Light"/>
          <w:sz w:val="24"/>
          <w:szCs w:val="24"/>
        </w:rPr>
        <w:t xml:space="preserve"> than respective</w:t>
      </w:r>
      <w:r w:rsidR="002160AB">
        <w:rPr>
          <w:rFonts w:ascii="Cambria" w:hAnsi="Cambria" w:cs="Segoe UI Light"/>
          <w:sz w:val="24"/>
          <w:szCs w:val="24"/>
        </w:rPr>
        <w:t xml:space="preserve"> Radius and Perimeter</w:t>
      </w:r>
      <w:r w:rsidR="00461A92">
        <w:rPr>
          <w:rFonts w:ascii="Cambria" w:hAnsi="Cambria" w:cs="Segoe UI Light"/>
          <w:sz w:val="24"/>
          <w:szCs w:val="24"/>
        </w:rPr>
        <w:t xml:space="preserve"> measurements</w:t>
      </w:r>
      <w:r w:rsidR="0007778E">
        <w:rPr>
          <w:rFonts w:ascii="Cambria" w:hAnsi="Cambria" w:cs="Segoe UI Light"/>
          <w:sz w:val="24"/>
          <w:szCs w:val="24"/>
        </w:rPr>
        <w:t>]</w:t>
      </w:r>
      <w:r w:rsidR="002039DF">
        <w:rPr>
          <w:rFonts w:ascii="Cambria" w:hAnsi="Cambria" w:cs="Segoe UI Light"/>
          <w:sz w:val="24"/>
          <w:szCs w:val="24"/>
        </w:rPr>
        <w:t>, and only keep the “mean” category of measurements</w:t>
      </w:r>
      <w:r w:rsidR="005B526A">
        <w:rPr>
          <w:rFonts w:ascii="Cambria" w:hAnsi="Cambria" w:cs="Segoe UI Light"/>
          <w:sz w:val="24"/>
          <w:szCs w:val="24"/>
        </w:rPr>
        <w:t xml:space="preserve">, </w:t>
      </w:r>
      <w:r w:rsidR="00245D25">
        <w:rPr>
          <w:rFonts w:ascii="Cambria" w:hAnsi="Cambria" w:cs="Segoe UI Light"/>
          <w:sz w:val="24"/>
          <w:szCs w:val="24"/>
        </w:rPr>
        <w:t>we were able to reduce the parameter VIF’s to values less than 10 across the board.</w:t>
      </w:r>
    </w:p>
    <w:p w14:paraId="2CA25D26" w14:textId="6BDC330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9C7A1A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texture_mean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area_mean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smoothness_mean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compactness_mean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concavity_mean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</w:t>
      </w:r>
    </w:p>
    <w:p w14:paraId="7204FAA7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1.764829               3.250272               4.288467               5.763065               4.987014 </w:t>
      </w:r>
    </w:p>
    <w:p w14:paraId="4410D63F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concave_points_mean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symmetry_mean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fractal_dimension_mean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</w:t>
      </w:r>
    </w:p>
    <w:p w14:paraId="54F81936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4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5.744502               1.823926               8.311224 </w:t>
      </w:r>
    </w:p>
    <w:p w14:paraId="799D69AD" w14:textId="2763B7C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78D1BA4" w14:textId="70DA9F9D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9F8A0C3" w14:textId="423C1F0C" w:rsidR="00A3079D" w:rsidRDefault="00A3079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77FF0C5" w14:textId="77777777" w:rsidR="00A3079D" w:rsidRDefault="00A3079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AA03268" w14:textId="77777777" w:rsidR="00A3079D" w:rsidRDefault="00A3079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C2B2E6" w14:textId="63E4002D" w:rsidR="00A946A3" w:rsidRDefault="00B2059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 xml:space="preserve">When comparing the two </w:t>
      </w:r>
      <w:r w:rsidR="000A1326">
        <w:rPr>
          <w:rFonts w:ascii="Cambria" w:hAnsi="Cambria" w:cs="Segoe UI Light"/>
          <w:sz w:val="24"/>
          <w:szCs w:val="24"/>
        </w:rPr>
        <w:t>logistic regression models, the “full” model had a significantly worse AIC score than the</w:t>
      </w:r>
      <w:r w:rsidR="00577C4D">
        <w:rPr>
          <w:rFonts w:ascii="Cambria" w:hAnsi="Cambria" w:cs="Segoe UI Light"/>
          <w:sz w:val="24"/>
          <w:szCs w:val="24"/>
        </w:rPr>
        <w:t xml:space="preserve"> simplified one.</w:t>
      </w:r>
    </w:p>
    <w:p w14:paraId="3CE7AA8B" w14:textId="1E867B6D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839D1C7" w14:textId="4D317637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06E9534" w14:textId="77777777" w:rsidR="00EE5E1A" w:rsidRDefault="00EE5E1A">
      <w:pPr>
        <w:rPr>
          <w:ins w:id="60" w:author="Arnold Zhang" w:date="2019-04-19T18:30:00Z"/>
          <w:rFonts w:ascii="Cambria" w:hAnsi="Cambria" w:cs="Segoe UI Light"/>
          <w:sz w:val="24"/>
          <w:szCs w:val="24"/>
        </w:rPr>
      </w:pPr>
      <w:ins w:id="61" w:author="Arnold Zhang" w:date="2019-04-19T18:30:00Z">
        <w:r>
          <w:rPr>
            <w:rFonts w:ascii="Cambria" w:hAnsi="Cambria" w:cs="Segoe UI Light"/>
            <w:sz w:val="24"/>
            <w:szCs w:val="24"/>
          </w:rPr>
          <w:br w:type="page"/>
        </w:r>
      </w:ins>
    </w:p>
    <w:p w14:paraId="7D90FB49" w14:textId="167C7A5A" w:rsidR="00577C4D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OUTPUT FOR FULL LOGISTIC</w:t>
      </w:r>
    </w:p>
    <w:p w14:paraId="317DDBB6" w14:textId="07739489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9B992D9" w14:textId="15B134D1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glm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~ ., family = binomial(link = "logit"), </w:t>
      </w:r>
    </w:p>
    <w:p w14:paraId="1F4358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</w:t>
      </w: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bc.boolean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, control = list(</w:t>
      </w: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maxit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= 50))</w:t>
      </w:r>
    </w:p>
    <w:p w14:paraId="75B4DB7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65370F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3A228C5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Min      1Q  Median      3Q     Max  </w:t>
      </w:r>
    </w:p>
    <w:p w14:paraId="5A6E340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-8.49    0.00    0.00    0.00    8.49  </w:t>
      </w:r>
    </w:p>
    <w:p w14:paraId="50CDDAC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44E40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491AFF7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 Estimate Std. Error    z value </w:t>
      </w: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Pr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(&gt;|z|)    </w:t>
      </w:r>
    </w:p>
    <w:p w14:paraId="2BC7D71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(Intercept)             -1.704e+16  1.216e+08 -140095174   &lt;2e-16 ***</w:t>
      </w:r>
    </w:p>
    <w:p w14:paraId="2C9288A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-4.508e+15  4.930e+07  -91446497   &lt;2e-16 ***</w:t>
      </w:r>
    </w:p>
    <w:p w14:paraId="0C917AF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-2.681e+13  2.257e+06  -11879545   &lt;2e-16 ***</w:t>
      </w:r>
    </w:p>
    <w:p w14:paraId="4425FD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5.592e+14  7.131e+06   78428443   &lt;2e-16 ***</w:t>
      </w:r>
    </w:p>
    <w:p w14:paraId="0088D55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6.374e+12  1.492e+05   42711010   &lt;2e-16 ***</w:t>
      </w:r>
    </w:p>
    <w:p w14:paraId="1C6E0E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4.804e+16  5.731e+08   83827859   &lt;2e-16 ***</w:t>
      </w:r>
    </w:p>
    <w:p w14:paraId="4532FE2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-2.931e+16  3.789e+08  -77357485   &lt;2e-16 ***</w:t>
      </w:r>
    </w:p>
    <w:p w14:paraId="504D7CE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3.110e+14  2.971e+08    1046677   &lt;2e-16 ***</w:t>
      </w:r>
    </w:p>
    <w:p w14:paraId="47BD211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8.171e+15  5.623e+08   14531119   &lt;2e-16 ***</w:t>
      </w:r>
    </w:p>
    <w:p w14:paraId="3DAAC57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-8.564e+15  2.110e+08  -40582198   &lt;2e-16 ***</w:t>
      </w:r>
    </w:p>
    <w:p w14:paraId="5B66783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-1.030e+16  1.583e+09   -6507058   &lt;2e-16 ***</w:t>
      </w:r>
    </w:p>
    <w:p w14:paraId="051DC35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8.161e+15  8.821e+07   92524229   &lt;2e-16 ***</w:t>
      </w:r>
    </w:p>
    <w:p w14:paraId="61DBF51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-4.617e+14  1.047e+07  -44105313   &lt;2e-16 ***</w:t>
      </w:r>
    </w:p>
    <w:p w14:paraId="4E5733D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-8.989e+14  1.168e+07  -76951480   &lt;2e-16 ***</w:t>
      </w:r>
    </w:p>
    <w:p w14:paraId="026BFAC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6.591e+12  3.971e+05   16595576   &lt;2e-16 ***</w:t>
      </w:r>
    </w:p>
    <w:p w14:paraId="03803E9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-1.037e+16  1.882e+09   -5509676   &lt;2e-16 ***</w:t>
      </w:r>
    </w:p>
    <w:p w14:paraId="69EE1DB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4.729e+16  6.164e+08   76728075   &lt;2e-16 ***</w:t>
      </w:r>
    </w:p>
    <w:p w14:paraId="6EF603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-2.689e+16  3.696e+08  -72764771   &lt;2e-16 ***</w:t>
      </w:r>
    </w:p>
    <w:p w14:paraId="6EE8B2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1.993e+17  1.549e+09  128680606   &lt;2e-16 ***</w:t>
      </w:r>
    </w:p>
    <w:p w14:paraId="7018A8D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-4.806e+16  7.749e+08  -62015895   &lt;2e-16 ***</w:t>
      </w:r>
    </w:p>
    <w:p w14:paraId="7D132E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-4.364e+17  3.317e+09 -131546226   &lt;2e-16 ***</w:t>
      </w:r>
    </w:p>
    <w:p w14:paraId="63E34DB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1.102e+15  1.647e+07   66911477   &lt;2e-16 ***</w:t>
      </w:r>
    </w:p>
    <w:p w14:paraId="2228F29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1.390e+14  1.974e+06   70396825   &lt;2e-16 ***</w:t>
      </w:r>
    </w:p>
    <w:p w14:paraId="17EF82E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6.421e+13  1.686e+06   38076691   &lt;2e-16 ***</w:t>
      </w:r>
    </w:p>
    <w:p w14:paraId="5A7D3E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-9.950e+12  9.082e+04 -109559685   &lt;2e-16 ***</w:t>
      </w:r>
    </w:p>
    <w:p w14:paraId="11C8B89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-6.379e+15  4.076e+08  -15649766   &lt;2e-16 ***</w:t>
      </w:r>
    </w:p>
    <w:p w14:paraId="5C5D84C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-7.493e+15  1.088e+08  -68848424   &lt;2e-16 ***</w:t>
      </w:r>
    </w:p>
    <w:p w14:paraId="0ABC2BB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6.282e+15  7.632e+07   82312806   &lt;2e-16 ***</w:t>
      </w:r>
    </w:p>
    <w:p w14:paraId="6FE6391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-7.308e+15  2.597e+08  -28137342   &lt;2e-16 ***</w:t>
      </w:r>
    </w:p>
    <w:p w14:paraId="6E28FBDF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1.098e+16  1.404e+08   78221084   &lt;2e-16 ***</w:t>
      </w:r>
    </w:p>
    <w:p w14:paraId="3553960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4.755e+16  6.771e+08   70226947   &lt;2e-16 ***</w:t>
      </w:r>
    </w:p>
    <w:p w14:paraId="62AF08F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6FF7F30C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Signif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 codes:  0 ‘***’ 0.001 ‘**’ 0.01 ‘*’ 0.05 ‘.’ 0.1 ‘ ’ 1</w:t>
      </w:r>
    </w:p>
    <w:p w14:paraId="163415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671E8A3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19A9326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AFF6BC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751.44  on 568  degrees of freedom</w:t>
      </w:r>
    </w:p>
    <w:p w14:paraId="03D6099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Residual deviance: 792.96  on 538  degrees of freedom</w:t>
      </w:r>
    </w:p>
    <w:p w14:paraId="453A68A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FF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b/>
          <w:color w:val="FF0000"/>
          <w:sz w:val="18"/>
          <w:szCs w:val="20"/>
        </w:rPr>
        <w:t>AIC: 854.96</w:t>
      </w:r>
    </w:p>
    <w:p w14:paraId="781608C2" w14:textId="005AF523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C7B0087" w14:textId="233056DE" w:rsidR="00A973A0" w:rsidRDefault="00A973A0" w:rsidP="00464991">
      <w:pPr>
        <w:spacing w:after="0" w:line="240" w:lineRule="auto"/>
        <w:rPr>
          <w:ins w:id="62" w:author="Otsap, Jeremy" w:date="2019-04-20T14:51:00Z"/>
          <w:rFonts w:ascii="Cambria" w:hAnsi="Cambria" w:cs="Segoe UI Light"/>
          <w:sz w:val="24"/>
          <w:szCs w:val="24"/>
        </w:rPr>
      </w:pPr>
    </w:p>
    <w:p w14:paraId="2E61581B" w14:textId="77777777" w:rsidR="005B1D27" w:rsidRDefault="005B1D27" w:rsidP="005B1D27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USING STEPWISE SELECTION</w:t>
      </w:r>
    </w:p>
    <w:p w14:paraId="108158D2" w14:textId="77E40325" w:rsidR="005B1D27" w:rsidRDefault="005B1D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1599097" w14:textId="640CA4EE" w:rsidR="006F6568" w:rsidRDefault="006F656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4202184" w14:textId="6FB2AF33" w:rsidR="006F6568" w:rsidRDefault="006F656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F82719" w14:textId="77777777" w:rsidR="006F6568" w:rsidRDefault="006F6568" w:rsidP="00464991">
      <w:pPr>
        <w:spacing w:after="0" w:line="240" w:lineRule="auto"/>
        <w:rPr>
          <w:ins w:id="63" w:author="Otsap, Jeremy" w:date="2019-04-20T14:52:00Z"/>
          <w:rFonts w:ascii="Cambria" w:hAnsi="Cambria" w:cs="Segoe UI Light"/>
          <w:sz w:val="24"/>
          <w:szCs w:val="24"/>
        </w:rPr>
      </w:pPr>
    </w:p>
    <w:p w14:paraId="1003D28B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Call: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glm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(formula = diagnosis ~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radius_mean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texture_mean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area_mean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</w:p>
    <w:p w14:paraId="7DB0E9CC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smoothness_mean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compactness_mean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concavity_mean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concave_points_mean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</w:p>
    <w:p w14:paraId="07062602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symmetry_mean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fractal_dimension_mean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radius_se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perimeter_se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</w:p>
    <w:p w14:paraId="11ECC79D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area_se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smoothness_se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compactness_se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concavity_se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</w:p>
    <w:p w14:paraId="43B27DF1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concave_points_se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symmetry_se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fractal_dimension_se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</w:p>
    <w:p w14:paraId="31967153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radius_worst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texture_worst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perimeter_worst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concavity_worst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</w:p>
    <w:p w14:paraId="738650C5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symmetry_worst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+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fractal_dimension_worst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, family = binomial(link = "logit"), </w:t>
      </w:r>
    </w:p>
    <w:p w14:paraId="02D58AAF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data =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bc.clean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, control = list(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maxit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= 50))</w:t>
      </w:r>
    </w:p>
    <w:p w14:paraId="55360B74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</w:p>
    <w:p w14:paraId="15623D9B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Coefficients:</w:t>
      </w:r>
    </w:p>
    <w:p w14:paraId="74E23354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(Intercept)  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radius_mean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texture_mean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area_mean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smoothness_mean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</w:t>
      </w:r>
    </w:p>
    <w:p w14:paraId="24D81D6C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   -8936.4                 -14995.2                    498.4                    127.3                 114122.8  </w:t>
      </w:r>
    </w:p>
    <w:p w14:paraId="11ED6E1C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lastRenderedPageBreak/>
        <w:t xml:space="preserve">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compactness_mean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concavity_mean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concave_points_mean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symmetry_mean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fractal_dimension_mean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</w:t>
      </w:r>
    </w:p>
    <w:p w14:paraId="5CA5F2A6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 -241775.1                  87144.2                 181965.6                 -64093.2                 345601.5  </w:t>
      </w:r>
    </w:p>
    <w:p w14:paraId="655AB946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radius_se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perimeter_se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area_se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smoothness_se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compactness_se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</w:t>
      </w:r>
    </w:p>
    <w:p w14:paraId="64828CA4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   25728.6                  -4374.3                    195.2                -233654.8                 248943.1  </w:t>
      </w:r>
    </w:p>
    <w:p w14:paraId="7F5A6417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concavity_se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concave_points_se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symmetry_se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fractal_dimension_se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radius_worst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</w:t>
      </w:r>
    </w:p>
    <w:p w14:paraId="49BEB181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 -226496.5                1194832.6                -303897.6               -2783581.3                   1735.5  </w:t>
      </w:r>
    </w:p>
    <w:p w14:paraId="33AC721D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texture_worst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perimeter_worst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concavity_worst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symmetry_worst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</w:t>
      </w:r>
      <w:proofErr w:type="spellStart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fractal_dimension_worst</w:t>
      </w:r>
      <w:proofErr w:type="spellEnd"/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</w:t>
      </w:r>
    </w:p>
    <w:p w14:paraId="79A28A9D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                  210.8                    449.8                  16099.5                  67031.5                 181215.8  </w:t>
      </w:r>
    </w:p>
    <w:p w14:paraId="6BAC9F32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</w:p>
    <w:p w14:paraId="58642C3C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Degrees of Freedom: 568 Total (i.e. Null);  544 Residual</w:t>
      </w:r>
    </w:p>
    <w:p w14:paraId="1601E95E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>Null Deviance:</w:t>
      </w: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ab/>
        <w:t xml:space="preserve">    751.4 </w:t>
      </w:r>
    </w:p>
    <w:p w14:paraId="62628061" w14:textId="77777777" w:rsidR="006F6568" w:rsidRPr="006F6568" w:rsidRDefault="006F6568" w:rsidP="006F6568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2"/>
        </w:rPr>
      </w:pP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 xml:space="preserve">Residual Deviance: 3.938e-08 </w:t>
      </w:r>
      <w:r w:rsidRPr="006F6568">
        <w:rPr>
          <w:rStyle w:val="gnkrckgcgsb"/>
          <w:rFonts w:ascii="Lucida Console" w:eastAsiaTheme="majorEastAsia" w:hAnsi="Lucida Console"/>
          <w:color w:val="000000"/>
          <w:sz w:val="12"/>
          <w:bdr w:val="none" w:sz="0" w:space="0" w:color="auto" w:frame="1"/>
        </w:rPr>
        <w:tab/>
      </w:r>
      <w:r w:rsidRPr="006F6568">
        <w:rPr>
          <w:rStyle w:val="gnkrckgcgsb"/>
          <w:rFonts w:ascii="Lucida Console" w:eastAsiaTheme="majorEastAsia" w:hAnsi="Lucida Console"/>
          <w:b/>
          <w:color w:val="00B050"/>
          <w:sz w:val="12"/>
          <w:bdr w:val="none" w:sz="0" w:space="0" w:color="auto" w:frame="1"/>
        </w:rPr>
        <w:t>AIC: 50</w:t>
      </w:r>
    </w:p>
    <w:p w14:paraId="636D924F" w14:textId="77777777" w:rsidR="005B1D27" w:rsidRDefault="005B1D27" w:rsidP="00464991">
      <w:pPr>
        <w:spacing w:after="0" w:line="240" w:lineRule="auto"/>
        <w:rPr>
          <w:ins w:id="64" w:author="Otsap, Jeremy" w:date="2019-04-20T14:51:00Z"/>
          <w:rFonts w:ascii="Cambria" w:hAnsi="Cambria" w:cs="Segoe UI Light"/>
          <w:sz w:val="24"/>
          <w:szCs w:val="24"/>
        </w:rPr>
      </w:pPr>
    </w:p>
    <w:p w14:paraId="23772F61" w14:textId="77777777" w:rsidR="005B1D27" w:rsidRDefault="005B1D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3B6895" w14:textId="2327C7AA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238CB0" w14:textId="50B694B4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OUTPUT FOR SIMPLIFIED LOGISTIC</w:t>
      </w:r>
    </w:p>
    <w:p w14:paraId="63658C4A" w14:textId="77777777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17A899" w14:textId="1A211FFC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glm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~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texture_mean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area_mean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</w:p>
    <w:p w14:paraId="6BAB995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concavity_mean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</w:p>
    <w:p w14:paraId="3125D14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symmetry_mean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, family = binomial(link = "logit"), </w:t>
      </w:r>
    </w:p>
    <w:p w14:paraId="12DA7F9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bc.boolean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, control = list(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maxit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= 50))</w:t>
      </w:r>
    </w:p>
    <w:p w14:paraId="635E764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9EDB17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6EBD9989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Min        1Q    Median        3Q       Max  </w:t>
      </w:r>
    </w:p>
    <w:p w14:paraId="7AB81A4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-2.02338  -0.14079  -0.03572   0.01120   3.00158  </w:t>
      </w:r>
    </w:p>
    <w:p w14:paraId="03D4D2D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16AA1D4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173156EE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Estimate Std. Error z value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Pr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(&gt;|z|)    </w:t>
      </w:r>
    </w:p>
    <w:p w14:paraId="5AE095CB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r w:rsidRPr="00E5078A">
        <w:rPr>
          <w:rFonts w:ascii="Lucida Console" w:eastAsia="Times New Roman" w:hAnsi="Lucida Console" w:cs="Courier New"/>
          <w:b/>
          <w:color w:val="000000"/>
          <w:sz w:val="18"/>
          <w:szCs w:val="20"/>
        </w:rPr>
        <w:t>Intercept)            -27.253090   6.400270  -4.258 2.06e-05 ***</w:t>
      </w:r>
    </w:p>
    <w:p w14:paraId="74DF627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>texture_mean</w:t>
      </w:r>
      <w:proofErr w:type="spellEnd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 xml:space="preserve">             </w:t>
      </w:r>
      <w:bookmarkStart w:id="65" w:name="_Hlk6665054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>0.384407</w:t>
      </w:r>
      <w:bookmarkEnd w:id="65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 xml:space="preserve">   0.063485   6.055 1.40e-09 ***</w:t>
      </w:r>
    </w:p>
    <w:p w14:paraId="38D14147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bookmarkStart w:id="66" w:name="_Hlk6665073"/>
      <w:proofErr w:type="spellStart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>area_mean</w:t>
      </w:r>
      <w:proofErr w:type="spellEnd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 xml:space="preserve">                0.011787</w:t>
      </w:r>
      <w:bookmarkEnd w:id="66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 xml:space="preserve">   0.002728   4.320 1.56e-05 ***</w:t>
      </w:r>
    </w:p>
    <w:p w14:paraId="4EC216BC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>smoothness_mean</w:t>
      </w:r>
      <w:proofErr w:type="spellEnd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 xml:space="preserve">         79.598004  32.979533   2.414   0.0158 *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</w:t>
      </w:r>
    </w:p>
    <w:p w14:paraId="06EF114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-13.731887  12.700676  -1.081   0.2796    </w:t>
      </w:r>
    </w:p>
    <w:p w14:paraId="1C758DC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concavity_mean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13.249936   8.090709   1.638   0.1015    </w:t>
      </w:r>
    </w:p>
    <w:p w14:paraId="64CC063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bookmarkStart w:id="67" w:name="_Hlk6664399"/>
      <w:proofErr w:type="spellStart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>concave_points_mean</w:t>
      </w:r>
      <w:proofErr w:type="spellEnd"/>
      <w:r w:rsidRPr="006B2CCA">
        <w:rPr>
          <w:rFonts w:ascii="Lucida Console" w:eastAsia="Times New Roman" w:hAnsi="Lucida Console" w:cs="Courier New"/>
          <w:color w:val="000000"/>
          <w:sz w:val="18"/>
          <w:szCs w:val="20"/>
          <w:highlight w:val="green"/>
        </w:rPr>
        <w:t xml:space="preserve">     57.230227  28.042055   2.041   0.0413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*  </w:t>
      </w:r>
      <w:bookmarkEnd w:id="67"/>
    </w:p>
    <w:p w14:paraId="02177BC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symmetry_mean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17.779963  10.854712   1.638   0.1014    </w:t>
      </w:r>
    </w:p>
    <w:p w14:paraId="59F3FDD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-26.454327  82.469431  -0.321   0.7484    </w:t>
      </w:r>
    </w:p>
    <w:p w14:paraId="005E3A0A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39E551B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Signif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. codes:  0 ‘***’ 0.001 ‘**’ 0.01 ‘*’ 0.05 ‘.’ 0.1 ‘ ’ 1</w:t>
      </w:r>
    </w:p>
    <w:p w14:paraId="2D7BFF1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8F707E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07F5FE6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32CBF8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751.44  on 568  degrees of freedom</w:t>
      </w:r>
    </w:p>
    <w:p w14:paraId="66BD8F2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Residual deviance: 149.01  on 560  degrees of freedom</w:t>
      </w:r>
    </w:p>
    <w:p w14:paraId="112928C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B050"/>
          <w:sz w:val="18"/>
          <w:szCs w:val="20"/>
        </w:rPr>
      </w:pPr>
      <w:r w:rsidRPr="00873C67">
        <w:rPr>
          <w:rFonts w:ascii="Lucida Console" w:eastAsia="Times New Roman" w:hAnsi="Lucida Console" w:cs="Courier New"/>
          <w:b/>
          <w:color w:val="00B050"/>
          <w:sz w:val="18"/>
          <w:szCs w:val="20"/>
        </w:rPr>
        <w:t>AIC: 167.01</w:t>
      </w:r>
    </w:p>
    <w:p w14:paraId="1D058ABC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3C2B349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51D814" w14:textId="1B5E2CA1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2E253" w14:textId="2EF5F38E" w:rsidR="00BB3B04" w:rsidRDefault="0054096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CONFIDENCE INTERVALS FOR PARAMETERS OF REDUCED MODEL</w:t>
      </w:r>
    </w:p>
    <w:p w14:paraId="6C93FA24" w14:textId="7D713417" w:rsidR="0054096C" w:rsidRDefault="0054096C" w:rsidP="00464991">
      <w:pPr>
        <w:spacing w:after="0" w:line="240" w:lineRule="auto"/>
        <w:rPr>
          <w:rFonts w:ascii="Lucida Console" w:eastAsia="Times New Roman" w:hAnsi="Lucida Console" w:cs="Courier New"/>
          <w:b/>
          <w:color w:val="000000"/>
          <w:sz w:val="18"/>
          <w:szCs w:val="20"/>
        </w:rPr>
      </w:pPr>
    </w:p>
    <w:p w14:paraId="573AD9EA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                   2.5 %       97.5 %</w:t>
      </w:r>
    </w:p>
    <w:p w14:paraId="07C6C16D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(Intercept)            -4.053919e+01 -15.31563155</w:t>
      </w:r>
    </w:p>
    <w:p w14:paraId="6EF716C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texture_mean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2.674975e-01   0.51837370</w:t>
      </w:r>
    </w:p>
    <w:p w14:paraId="183212F6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area_mean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   6.757782e-03   0.01749949</w:t>
      </w:r>
    </w:p>
    <w:p w14:paraId="540E173F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smoothness_mean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1.771586e+01 147.27093557</w:t>
      </w:r>
    </w:p>
    <w:p w14:paraId="3B9EA85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compactness_mean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-3.951821e+01  11.10875994</w:t>
      </w:r>
    </w:p>
    <w:p w14:paraId="50AD3DB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concavity_mean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-2.529860e+00  29.24616163</w:t>
      </w:r>
    </w:p>
    <w:p w14:paraId="2125781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concave_points_mean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3.911450e+00 114.21970795</w:t>
      </w:r>
    </w:p>
    <w:p w14:paraId="357CBF55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symmetry_mean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-3.644306e+00  39.25139134</w:t>
      </w:r>
    </w:p>
    <w:p w14:paraId="0DC4E378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8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fractal_dimension_mean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-1.925487e+02 132.60062490</w:t>
      </w:r>
    </w:p>
    <w:p w14:paraId="7AE8471F" w14:textId="77777777" w:rsidR="001724E8" w:rsidRDefault="001724E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A7AB90" w14:textId="296D7B2C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C2BA5C7" w14:textId="6183B78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23C594" w14:textId="185F7FF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2BC8E88" w14:textId="5DDC000F" w:rsidR="00F118B1" w:rsidRDefault="006D6C27" w:rsidP="006D6C27">
      <w:pPr>
        <w:pStyle w:val="Heading2"/>
      </w:pPr>
      <w:bookmarkStart w:id="68" w:name="_Toc6675147"/>
      <w:r>
        <w:lastRenderedPageBreak/>
        <w:t>Interpretation for Objective 1 Logistic Regression</w:t>
      </w:r>
      <w:bookmarkEnd w:id="68"/>
    </w:p>
    <w:p w14:paraId="4DF23BEB" w14:textId="66D5D0BB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621AD7C" w14:textId="4BB8A89A" w:rsidR="006B2CCA" w:rsidRDefault="006D274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The significant parameters to the model were: </w:t>
      </w:r>
      <w:proofErr w:type="spellStart"/>
      <w:r>
        <w:rPr>
          <w:rFonts w:ascii="Cambria" w:hAnsi="Cambria" w:cs="Segoe UI Light"/>
          <w:sz w:val="24"/>
          <w:szCs w:val="24"/>
        </w:rPr>
        <w:t>area_mean</w:t>
      </w:r>
      <w:proofErr w:type="spellEnd"/>
      <w:r>
        <w:rPr>
          <w:rFonts w:ascii="Cambria" w:hAnsi="Cambria" w:cs="Segoe UI Light"/>
          <w:sz w:val="24"/>
          <w:szCs w:val="24"/>
        </w:rPr>
        <w:t xml:space="preserve"> [p-value &lt; 0.001], </w:t>
      </w:r>
      <w:proofErr w:type="spellStart"/>
      <w:r w:rsidRPr="006D274A">
        <w:rPr>
          <w:rFonts w:ascii="Cambria" w:hAnsi="Cambria" w:cs="Segoe UI Light"/>
          <w:sz w:val="24"/>
          <w:szCs w:val="24"/>
        </w:rPr>
        <w:t>texture_mean</w:t>
      </w:r>
      <w:proofErr w:type="spellEnd"/>
      <w:r w:rsidRPr="006D274A">
        <w:rPr>
          <w:rFonts w:ascii="Cambria" w:hAnsi="Cambria" w:cs="Segoe UI Light"/>
          <w:sz w:val="24"/>
          <w:szCs w:val="24"/>
        </w:rPr>
        <w:t xml:space="preserve">  </w:t>
      </w:r>
      <w:r>
        <w:rPr>
          <w:rFonts w:ascii="Cambria" w:hAnsi="Cambria" w:cs="Segoe UI Light"/>
          <w:sz w:val="24"/>
          <w:szCs w:val="24"/>
        </w:rPr>
        <w:t>[p-value &lt; 0.001],</w:t>
      </w:r>
      <w:r w:rsidRPr="006D274A">
        <w:rPr>
          <w:rFonts w:ascii="Cambria" w:hAnsi="Cambria" w:cs="Segoe UI Light"/>
          <w:sz w:val="24"/>
          <w:szCs w:val="24"/>
        </w:rPr>
        <w:t xml:space="preserve"> </w:t>
      </w:r>
      <w:proofErr w:type="spellStart"/>
      <w:r w:rsidRPr="006D274A">
        <w:rPr>
          <w:rFonts w:ascii="Cambria" w:hAnsi="Cambria" w:cs="Segoe UI Light"/>
          <w:sz w:val="24"/>
          <w:szCs w:val="24"/>
        </w:rPr>
        <w:t>smoothness_mean</w:t>
      </w:r>
      <w:proofErr w:type="spellEnd"/>
      <w:r w:rsidRPr="006D274A">
        <w:rPr>
          <w:rFonts w:ascii="Cambria" w:hAnsi="Cambria" w:cs="Segoe UI Light"/>
          <w:sz w:val="24"/>
          <w:szCs w:val="24"/>
        </w:rPr>
        <w:t xml:space="preserve">  </w:t>
      </w:r>
      <w:r>
        <w:rPr>
          <w:rFonts w:ascii="Cambria" w:hAnsi="Cambria" w:cs="Segoe UI Light"/>
          <w:sz w:val="24"/>
          <w:szCs w:val="24"/>
        </w:rPr>
        <w:t xml:space="preserve">[p-value </w:t>
      </w:r>
      <w:r w:rsidRPr="006D274A">
        <w:rPr>
          <w:rFonts w:ascii="Cambria" w:hAnsi="Cambria" w:cs="Segoe UI Light"/>
          <w:sz w:val="24"/>
          <w:szCs w:val="24"/>
        </w:rPr>
        <w:t>0.0158</w:t>
      </w:r>
      <w:r>
        <w:rPr>
          <w:rFonts w:ascii="Cambria" w:hAnsi="Cambria" w:cs="Segoe UI Light"/>
          <w:sz w:val="24"/>
          <w:szCs w:val="24"/>
        </w:rPr>
        <w:t>]</w:t>
      </w:r>
      <w:r w:rsidR="006B2CCA">
        <w:rPr>
          <w:rFonts w:ascii="Cambria" w:hAnsi="Cambria" w:cs="Segoe UI Light"/>
          <w:sz w:val="24"/>
          <w:szCs w:val="24"/>
        </w:rPr>
        <w:t xml:space="preserve">, </w:t>
      </w:r>
      <w:r w:rsidR="006B2CCA" w:rsidRPr="006B2CCA">
        <w:rPr>
          <w:rFonts w:ascii="Cambria" w:hAnsi="Cambria" w:cs="Segoe UI Light"/>
          <w:sz w:val="24"/>
          <w:szCs w:val="24"/>
        </w:rPr>
        <w:t xml:space="preserve">and </w:t>
      </w:r>
      <w:proofErr w:type="spellStart"/>
      <w:r w:rsidR="006B2CCA" w:rsidRPr="006B2CCA">
        <w:rPr>
          <w:rFonts w:ascii="Cambria" w:hAnsi="Cambria" w:cs="Segoe UI Light"/>
          <w:sz w:val="24"/>
          <w:szCs w:val="24"/>
        </w:rPr>
        <w:t>concave_points_mean</w:t>
      </w:r>
      <w:proofErr w:type="spellEnd"/>
      <w:r w:rsidR="006B2CCA" w:rsidRPr="006B2CCA">
        <w:rPr>
          <w:rFonts w:ascii="Cambria" w:hAnsi="Cambria" w:cs="Segoe UI Light"/>
          <w:sz w:val="24"/>
          <w:szCs w:val="24"/>
        </w:rPr>
        <w:t xml:space="preserve">  [p-value 0.0413].  </w:t>
      </w:r>
    </w:p>
    <w:p w14:paraId="062907FF" w14:textId="6F247243" w:rsidR="006B2CCA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310EB69" w14:textId="1924DCC0" w:rsidR="00B55D5E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6B2CCA">
        <w:rPr>
          <w:rFonts w:ascii="Cambria" w:hAnsi="Cambria" w:cs="Segoe UI Light"/>
          <w:sz w:val="24"/>
          <w:szCs w:val="24"/>
        </w:rPr>
        <w:t>area_mean</w:t>
      </w:r>
      <w:proofErr w:type="spellEnd"/>
      <w:r w:rsidRPr="006B2CCA">
        <w:rPr>
          <w:rFonts w:ascii="Cambria" w:hAnsi="Cambria" w:cs="Segoe UI Light"/>
          <w:sz w:val="24"/>
          <w:szCs w:val="24"/>
        </w:rPr>
        <w:t xml:space="preserve"> </w:t>
      </w:r>
      <w:r w:rsidR="00337ECB"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0.011787</w:t>
      </w:r>
      <w:r w:rsidR="00B55D5E">
        <w:rPr>
          <w:rFonts w:ascii="Cambria" w:hAnsi="Cambria" w:cs="Segoe UI Light"/>
          <w:sz w:val="24"/>
          <w:szCs w:val="24"/>
        </w:rPr>
        <w:t xml:space="preserve"> = </w:t>
      </w:r>
      <w:r w:rsidR="00B55D5E" w:rsidRPr="00B55D5E">
        <w:rPr>
          <w:rFonts w:ascii="Cambria" w:hAnsi="Cambria" w:cs="Segoe UI Light"/>
          <w:sz w:val="24"/>
          <w:szCs w:val="24"/>
        </w:rPr>
        <w:t>1.0118567404252731602147219697755</w:t>
      </w:r>
      <w:r w:rsidR="00B55D5E">
        <w:rPr>
          <w:rFonts w:ascii="Cambria" w:hAnsi="Cambria" w:cs="Segoe UI Light"/>
          <w:sz w:val="24"/>
          <w:szCs w:val="24"/>
        </w:rPr>
        <w:t xml:space="preserve"> ~ 1.012</w:t>
      </w:r>
    </w:p>
    <w:p w14:paraId="2E630EBF" w14:textId="6DDCDD98" w:rsidR="00B55D5E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>
        <w:rPr>
          <w:rFonts w:ascii="Cambria" w:hAnsi="Cambria" w:cs="Segoe UI Light"/>
          <w:sz w:val="24"/>
          <w:szCs w:val="24"/>
        </w:rPr>
        <w:t>Texture_mean</w:t>
      </w:r>
      <w:proofErr w:type="spellEnd"/>
      <w:r>
        <w:rPr>
          <w:rFonts w:ascii="Cambria" w:hAnsi="Cambria" w:cs="Segoe UI Light"/>
          <w:sz w:val="24"/>
          <w:szCs w:val="24"/>
        </w:rPr>
        <w:t xml:space="preserve"> </w:t>
      </w:r>
      <w:r w:rsidR="001C266E"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0.384407</w:t>
      </w:r>
      <w:r w:rsidR="00B55D5E">
        <w:rPr>
          <w:rFonts w:ascii="Cambria" w:hAnsi="Cambria" w:cs="Segoe UI Light"/>
          <w:sz w:val="24"/>
          <w:szCs w:val="24"/>
        </w:rPr>
        <w:t xml:space="preserve"> = </w:t>
      </w:r>
      <w:r w:rsidR="00B55D5E" w:rsidRPr="00B55D5E">
        <w:rPr>
          <w:rFonts w:ascii="Cambria" w:hAnsi="Cambria" w:cs="Segoe UI Light"/>
          <w:sz w:val="24"/>
          <w:szCs w:val="24"/>
        </w:rPr>
        <w:t>1.468743098491664613750065830379</w:t>
      </w:r>
      <w:r w:rsidR="00B55D5E">
        <w:rPr>
          <w:rFonts w:ascii="Cambria" w:hAnsi="Cambria" w:cs="Segoe UI Light"/>
          <w:sz w:val="24"/>
          <w:szCs w:val="24"/>
        </w:rPr>
        <w:t xml:space="preserve"> ~ 1.469</w:t>
      </w:r>
    </w:p>
    <w:p w14:paraId="1C2224D2" w14:textId="001BA605" w:rsidR="00B55D5E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6B2CCA">
        <w:rPr>
          <w:rFonts w:ascii="Cambria" w:hAnsi="Cambria" w:cs="Segoe UI Light"/>
          <w:sz w:val="24"/>
          <w:szCs w:val="24"/>
        </w:rPr>
        <w:t>smoothness_mean</w:t>
      </w:r>
      <w:proofErr w:type="spellEnd"/>
      <w:r>
        <w:rPr>
          <w:rFonts w:ascii="Cambria" w:hAnsi="Cambria" w:cs="Segoe UI Light"/>
          <w:sz w:val="24"/>
          <w:szCs w:val="24"/>
        </w:rPr>
        <w:t xml:space="preserve"> </w:t>
      </w:r>
      <w:r w:rsidR="001C266E"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79.598004</w:t>
      </w:r>
      <w:r w:rsidR="00B55D5E">
        <w:rPr>
          <w:rFonts w:ascii="Cambria" w:hAnsi="Cambria" w:cs="Segoe UI Light"/>
          <w:sz w:val="24"/>
          <w:szCs w:val="24"/>
        </w:rPr>
        <w:t xml:space="preserve"> = </w:t>
      </w:r>
      <w:r w:rsidR="00B55D5E" w:rsidRPr="00B55D5E">
        <w:rPr>
          <w:rFonts w:ascii="Cambria" w:hAnsi="Cambria" w:cs="Segoe UI Light"/>
          <w:sz w:val="24"/>
          <w:szCs w:val="24"/>
        </w:rPr>
        <w:t>37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065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845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206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086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400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000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000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000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000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000</w:t>
      </w:r>
      <w:r w:rsidR="00B55D5E">
        <w:rPr>
          <w:rFonts w:ascii="Cambria" w:hAnsi="Cambria" w:cs="Segoe UI Light"/>
          <w:sz w:val="24"/>
          <w:szCs w:val="24"/>
        </w:rPr>
        <w:t>,</w:t>
      </w:r>
      <w:r w:rsidR="00B55D5E" w:rsidRPr="00B55D5E">
        <w:rPr>
          <w:rFonts w:ascii="Cambria" w:hAnsi="Cambria" w:cs="Segoe UI Light"/>
          <w:sz w:val="24"/>
          <w:szCs w:val="24"/>
        </w:rPr>
        <w:t>000.00</w:t>
      </w:r>
    </w:p>
    <w:p w14:paraId="40563D8C" w14:textId="1B612AE8" w:rsidR="006B2CCA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6B2CCA">
        <w:rPr>
          <w:rFonts w:ascii="Cambria" w:hAnsi="Cambria" w:cs="Segoe UI Light"/>
          <w:sz w:val="24"/>
          <w:szCs w:val="24"/>
        </w:rPr>
        <w:t>concave_points_mean</w:t>
      </w:r>
      <w:proofErr w:type="spellEnd"/>
      <w:r w:rsidRPr="006B2CCA">
        <w:rPr>
          <w:rFonts w:ascii="Cambria" w:hAnsi="Cambria" w:cs="Segoe UI Light"/>
          <w:sz w:val="24"/>
          <w:szCs w:val="24"/>
        </w:rPr>
        <w:t xml:space="preserve"> </w:t>
      </w:r>
      <w:r w:rsidR="001C266E"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57.230227</w:t>
      </w:r>
      <w:r w:rsidR="00B55D5E">
        <w:rPr>
          <w:rFonts w:ascii="Cambria" w:hAnsi="Cambria" w:cs="Segoe UI Light"/>
          <w:sz w:val="24"/>
          <w:szCs w:val="24"/>
        </w:rPr>
        <w:t xml:space="preserve"> = </w:t>
      </w:r>
      <w:r w:rsidR="005F70ED" w:rsidRPr="005F70ED">
        <w:rPr>
          <w:rFonts w:ascii="Cambria" w:hAnsi="Cambria" w:cs="Segoe UI Light"/>
          <w:sz w:val="24"/>
          <w:szCs w:val="24"/>
        </w:rPr>
        <w:t>7</w:t>
      </w:r>
      <w:r w:rsidR="005F70ED">
        <w:rPr>
          <w:rFonts w:ascii="Cambria" w:hAnsi="Cambria" w:cs="Segoe UI Light"/>
          <w:sz w:val="24"/>
          <w:szCs w:val="24"/>
        </w:rPr>
        <w:t>,</w:t>
      </w:r>
      <w:r w:rsidR="005F70ED" w:rsidRPr="005F70ED">
        <w:rPr>
          <w:rFonts w:ascii="Cambria" w:hAnsi="Cambria" w:cs="Segoe UI Light"/>
          <w:sz w:val="24"/>
          <w:szCs w:val="24"/>
        </w:rPr>
        <w:t>157</w:t>
      </w:r>
      <w:r w:rsidR="005F70ED">
        <w:rPr>
          <w:rFonts w:ascii="Cambria" w:hAnsi="Cambria" w:cs="Segoe UI Light"/>
          <w:sz w:val="24"/>
          <w:szCs w:val="24"/>
        </w:rPr>
        <w:t>,</w:t>
      </w:r>
      <w:r w:rsidR="005F70ED" w:rsidRPr="005F70ED">
        <w:rPr>
          <w:rFonts w:ascii="Cambria" w:hAnsi="Cambria" w:cs="Segoe UI Light"/>
          <w:sz w:val="24"/>
          <w:szCs w:val="24"/>
        </w:rPr>
        <w:t>671</w:t>
      </w:r>
      <w:r w:rsidR="005F70ED">
        <w:rPr>
          <w:rFonts w:ascii="Cambria" w:hAnsi="Cambria" w:cs="Segoe UI Light"/>
          <w:sz w:val="24"/>
          <w:szCs w:val="24"/>
        </w:rPr>
        <w:t>,</w:t>
      </w:r>
      <w:r w:rsidR="005F70ED" w:rsidRPr="005F70ED">
        <w:rPr>
          <w:rFonts w:ascii="Cambria" w:hAnsi="Cambria" w:cs="Segoe UI Light"/>
          <w:sz w:val="24"/>
          <w:szCs w:val="24"/>
        </w:rPr>
        <w:t>854</w:t>
      </w:r>
      <w:r w:rsidR="005F70ED">
        <w:rPr>
          <w:rFonts w:ascii="Cambria" w:hAnsi="Cambria" w:cs="Segoe UI Light"/>
          <w:sz w:val="24"/>
          <w:szCs w:val="24"/>
        </w:rPr>
        <w:t>,</w:t>
      </w:r>
      <w:r w:rsidR="005F70ED" w:rsidRPr="005F70ED">
        <w:rPr>
          <w:rFonts w:ascii="Cambria" w:hAnsi="Cambria" w:cs="Segoe UI Light"/>
          <w:sz w:val="24"/>
          <w:szCs w:val="24"/>
        </w:rPr>
        <w:t>731</w:t>
      </w:r>
      <w:r w:rsidR="005F70ED">
        <w:rPr>
          <w:rFonts w:ascii="Cambria" w:hAnsi="Cambria" w:cs="Segoe UI Light"/>
          <w:sz w:val="24"/>
          <w:szCs w:val="24"/>
        </w:rPr>
        <w:t>,</w:t>
      </w:r>
      <w:r w:rsidR="005F70ED" w:rsidRPr="005F70ED">
        <w:rPr>
          <w:rFonts w:ascii="Cambria" w:hAnsi="Cambria" w:cs="Segoe UI Light"/>
          <w:sz w:val="24"/>
          <w:szCs w:val="24"/>
        </w:rPr>
        <w:t>570</w:t>
      </w:r>
      <w:r w:rsidR="005F70ED">
        <w:rPr>
          <w:rFonts w:ascii="Cambria" w:hAnsi="Cambria" w:cs="Segoe UI Light"/>
          <w:sz w:val="24"/>
          <w:szCs w:val="24"/>
        </w:rPr>
        <w:t>,</w:t>
      </w:r>
      <w:r w:rsidR="005F70ED" w:rsidRPr="005F70ED">
        <w:rPr>
          <w:rFonts w:ascii="Cambria" w:hAnsi="Cambria" w:cs="Segoe UI Light"/>
          <w:sz w:val="24"/>
          <w:szCs w:val="24"/>
        </w:rPr>
        <w:t>000</w:t>
      </w:r>
      <w:r w:rsidR="005F70ED">
        <w:rPr>
          <w:rFonts w:ascii="Cambria" w:hAnsi="Cambria" w:cs="Segoe UI Light"/>
          <w:sz w:val="24"/>
          <w:szCs w:val="24"/>
        </w:rPr>
        <w:t>,</w:t>
      </w:r>
      <w:r w:rsidR="005F70ED" w:rsidRPr="005F70ED">
        <w:rPr>
          <w:rFonts w:ascii="Cambria" w:hAnsi="Cambria" w:cs="Segoe UI Light"/>
          <w:sz w:val="24"/>
          <w:szCs w:val="24"/>
        </w:rPr>
        <w:t>000</w:t>
      </w:r>
      <w:r w:rsidR="005F70ED">
        <w:rPr>
          <w:rFonts w:ascii="Cambria" w:hAnsi="Cambria" w:cs="Segoe UI Light"/>
          <w:sz w:val="24"/>
          <w:szCs w:val="24"/>
        </w:rPr>
        <w:t>,</w:t>
      </w:r>
      <w:r w:rsidR="005F70ED" w:rsidRPr="005F70ED">
        <w:rPr>
          <w:rFonts w:ascii="Cambria" w:hAnsi="Cambria" w:cs="Segoe UI Light"/>
          <w:sz w:val="24"/>
          <w:szCs w:val="24"/>
        </w:rPr>
        <w:t>000.00</w:t>
      </w:r>
    </w:p>
    <w:p w14:paraId="2BC2C38F" w14:textId="2B8F1BA8" w:rsidR="006B2CCA" w:rsidRDefault="006B2CCA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C3AED71" w14:textId="77777777" w:rsidR="004246E6" w:rsidRDefault="004435D6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Area 1 unit [e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0.011787</w:t>
      </w:r>
      <w:r>
        <w:rPr>
          <w:rFonts w:ascii="Cambria" w:hAnsi="Cambria" w:cs="Segoe UI Light"/>
          <w:sz w:val="24"/>
          <w:szCs w:val="24"/>
          <w:vertAlign w:val="superscript"/>
        </w:rPr>
        <w:t xml:space="preserve"> * 1 unit</w:t>
      </w:r>
      <w:r>
        <w:rPr>
          <w:rFonts w:ascii="Cambria" w:hAnsi="Cambria" w:cs="Segoe UI Light"/>
          <w:sz w:val="24"/>
          <w:szCs w:val="24"/>
        </w:rPr>
        <w:t xml:space="preserve"> ] </w:t>
      </w:r>
      <w:r w:rsidR="004246E6">
        <w:rPr>
          <w:rFonts w:ascii="Cambria" w:hAnsi="Cambria" w:cs="Segoe UI Light"/>
          <w:sz w:val="24"/>
          <w:szCs w:val="24"/>
        </w:rPr>
        <w:t xml:space="preserve">1.012 times more likely to be Malignant </w:t>
      </w:r>
    </w:p>
    <w:p w14:paraId="596C4BBD" w14:textId="77777777" w:rsidR="004246E6" w:rsidRDefault="004435D6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vs 5 units[ 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0.011787</w:t>
      </w:r>
      <w:r>
        <w:rPr>
          <w:rFonts w:ascii="Cambria" w:hAnsi="Cambria" w:cs="Segoe UI Light"/>
          <w:sz w:val="24"/>
          <w:szCs w:val="24"/>
          <w:vertAlign w:val="superscript"/>
        </w:rPr>
        <w:t xml:space="preserve"> * 5 units</w:t>
      </w:r>
      <w:r>
        <w:rPr>
          <w:rFonts w:ascii="Cambria" w:hAnsi="Cambria" w:cs="Segoe UI Light"/>
          <w:sz w:val="24"/>
          <w:szCs w:val="24"/>
        </w:rPr>
        <w:t xml:space="preserve"> ]   </w:t>
      </w:r>
      <w:r w:rsidR="004246E6" w:rsidRPr="004246E6">
        <w:rPr>
          <w:rFonts w:ascii="Cambria" w:hAnsi="Cambria" w:cs="Segoe UI Light"/>
          <w:sz w:val="24"/>
          <w:szCs w:val="24"/>
        </w:rPr>
        <w:t>1.06</w:t>
      </w:r>
      <w:r w:rsidR="004246E6">
        <w:rPr>
          <w:rFonts w:ascii="Cambria" w:hAnsi="Cambria" w:cs="Segoe UI Light"/>
          <w:sz w:val="24"/>
          <w:szCs w:val="24"/>
        </w:rPr>
        <w:t>1 times more likely to be Malignant</w:t>
      </w:r>
    </w:p>
    <w:p w14:paraId="2C24CC48" w14:textId="17F0E01E" w:rsidR="004435D6" w:rsidRDefault="004246E6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holding all other parameters constant</w:t>
      </w:r>
      <w:r w:rsidR="004435D6">
        <w:rPr>
          <w:rFonts w:ascii="Cambria" w:hAnsi="Cambria" w:cs="Segoe UI Light"/>
          <w:sz w:val="24"/>
          <w:szCs w:val="24"/>
        </w:rPr>
        <w:t xml:space="preserve">    </w:t>
      </w:r>
    </w:p>
    <w:p w14:paraId="493C5B11" w14:textId="77777777" w:rsidR="004246E6" w:rsidRDefault="004246E6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5B7EDE8" w14:textId="330C2DE7" w:rsidR="00BB7B01" w:rsidRDefault="004435D6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Texture 1 unit </w:t>
      </w:r>
      <w:r w:rsidR="00BB7B01">
        <w:rPr>
          <w:rFonts w:ascii="Cambria" w:hAnsi="Cambria" w:cs="Segoe UI Light"/>
          <w:sz w:val="24"/>
          <w:szCs w:val="24"/>
        </w:rPr>
        <w:t>[e</w:t>
      </w:r>
      <w:r w:rsidR="00BB7B01" w:rsidRPr="001C266E">
        <w:rPr>
          <w:rFonts w:ascii="Cambria" w:hAnsi="Cambria" w:cs="Segoe UI Light"/>
          <w:sz w:val="24"/>
          <w:szCs w:val="24"/>
          <w:vertAlign w:val="superscript"/>
        </w:rPr>
        <w:t>0.384407</w:t>
      </w:r>
      <w:r w:rsidR="00BB7B01">
        <w:rPr>
          <w:rFonts w:ascii="Cambria" w:hAnsi="Cambria" w:cs="Segoe UI Light"/>
          <w:sz w:val="24"/>
          <w:szCs w:val="24"/>
          <w:vertAlign w:val="superscript"/>
        </w:rPr>
        <w:t xml:space="preserve"> * 1 unit</w:t>
      </w:r>
      <w:r w:rsidR="00BB7B01">
        <w:rPr>
          <w:rFonts w:ascii="Cambria" w:hAnsi="Cambria" w:cs="Segoe UI Light"/>
          <w:sz w:val="24"/>
          <w:szCs w:val="24"/>
        </w:rPr>
        <w:t xml:space="preserve"> ] 1.469 times more likely to be Malignant</w:t>
      </w:r>
    </w:p>
    <w:p w14:paraId="41C08FEE" w14:textId="1C202324" w:rsidR="004435D6" w:rsidRDefault="004435D6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vs 5 units </w:t>
      </w:r>
      <w:r w:rsidR="00BB7B01">
        <w:rPr>
          <w:rFonts w:ascii="Cambria" w:hAnsi="Cambria" w:cs="Segoe UI Light"/>
          <w:sz w:val="24"/>
          <w:szCs w:val="24"/>
        </w:rPr>
        <w:t>[e</w:t>
      </w:r>
      <w:r w:rsidR="00BB7B01" w:rsidRPr="001C266E">
        <w:rPr>
          <w:rFonts w:ascii="Cambria" w:hAnsi="Cambria" w:cs="Segoe UI Light"/>
          <w:sz w:val="24"/>
          <w:szCs w:val="24"/>
          <w:vertAlign w:val="superscript"/>
        </w:rPr>
        <w:t>0.384407</w:t>
      </w:r>
      <w:r w:rsidR="00BB7B01">
        <w:rPr>
          <w:rFonts w:ascii="Cambria" w:hAnsi="Cambria" w:cs="Segoe UI Light"/>
          <w:sz w:val="24"/>
          <w:szCs w:val="24"/>
          <w:vertAlign w:val="superscript"/>
        </w:rPr>
        <w:t xml:space="preserve"> * 5 units</w:t>
      </w:r>
      <w:r w:rsidR="00BB7B01">
        <w:rPr>
          <w:rFonts w:ascii="Cambria" w:hAnsi="Cambria" w:cs="Segoe UI Light"/>
          <w:sz w:val="24"/>
          <w:szCs w:val="24"/>
        </w:rPr>
        <w:t xml:space="preserve">]  </w:t>
      </w:r>
      <w:r w:rsidR="00BB7B01" w:rsidRPr="00BB7B01">
        <w:rPr>
          <w:rFonts w:ascii="Cambria" w:hAnsi="Cambria" w:cs="Segoe UI Light"/>
          <w:sz w:val="24"/>
          <w:szCs w:val="24"/>
        </w:rPr>
        <w:t>6.835</w:t>
      </w:r>
      <w:r w:rsidR="00BB7B01">
        <w:rPr>
          <w:rFonts w:ascii="Cambria" w:hAnsi="Cambria" w:cs="Segoe UI Light"/>
          <w:sz w:val="24"/>
          <w:szCs w:val="24"/>
        </w:rPr>
        <w:t xml:space="preserve"> times more likely to be Malignant</w:t>
      </w:r>
    </w:p>
    <w:p w14:paraId="2EC088FC" w14:textId="76E9F8B3" w:rsidR="004246E6" w:rsidRDefault="00BB7B01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holding all other parameters to be constant</w:t>
      </w:r>
    </w:p>
    <w:p w14:paraId="3EDEC334" w14:textId="77777777" w:rsidR="00BB7B01" w:rsidRDefault="00BB7B01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8EC672" w14:textId="7C1351AA" w:rsidR="007A5F41" w:rsidRDefault="006F4D38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Smoothness 1 unit</w:t>
      </w:r>
      <w:r w:rsidR="0040222E">
        <w:rPr>
          <w:rFonts w:ascii="Cambria" w:hAnsi="Cambria" w:cs="Segoe UI Light"/>
          <w:sz w:val="24"/>
          <w:szCs w:val="24"/>
        </w:rPr>
        <w:t xml:space="preserve"> </w:t>
      </w:r>
      <w:r w:rsidR="0040222E">
        <w:rPr>
          <w:rFonts w:ascii="Cambria" w:hAnsi="Cambria" w:cs="Segoe UI Light"/>
          <w:sz w:val="24"/>
          <w:szCs w:val="24"/>
        </w:rPr>
        <w:t>e</w:t>
      </w:r>
      <w:r w:rsidR="0040222E" w:rsidRPr="001C266E">
        <w:rPr>
          <w:rFonts w:ascii="Cambria" w:hAnsi="Cambria" w:cs="Segoe UI Light"/>
          <w:sz w:val="24"/>
          <w:szCs w:val="24"/>
          <w:vertAlign w:val="superscript"/>
        </w:rPr>
        <w:t>79.598004</w:t>
      </w:r>
      <w:r w:rsidR="0040222E">
        <w:rPr>
          <w:rFonts w:ascii="Cambria" w:hAnsi="Cambria" w:cs="Segoe UI Light"/>
          <w:sz w:val="24"/>
          <w:szCs w:val="24"/>
          <w:vertAlign w:val="superscript"/>
        </w:rPr>
        <w:t xml:space="preserve"> * 1 unit</w:t>
      </w:r>
      <w:r w:rsidR="006D274A">
        <w:rPr>
          <w:rFonts w:ascii="Cambria" w:hAnsi="Cambria" w:cs="Segoe UI Light"/>
          <w:sz w:val="24"/>
          <w:szCs w:val="24"/>
        </w:rPr>
        <w:t xml:space="preserve"> </w:t>
      </w:r>
      <w:r w:rsidR="0040222E">
        <w:rPr>
          <w:rFonts w:ascii="Cambria" w:hAnsi="Cambria" w:cs="Segoe UI Light"/>
          <w:sz w:val="24"/>
          <w:szCs w:val="24"/>
        </w:rPr>
        <w:t xml:space="preserve"> times more likely to be Malignant</w:t>
      </w:r>
    </w:p>
    <w:p w14:paraId="4EAF44DD" w14:textId="67D18F3C" w:rsidR="0040222E" w:rsidRDefault="0040222E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Vs 5 units </w:t>
      </w:r>
      <w:r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79.598004</w:t>
      </w:r>
      <w:r>
        <w:rPr>
          <w:rFonts w:ascii="Cambria" w:hAnsi="Cambria" w:cs="Segoe UI Light"/>
          <w:sz w:val="24"/>
          <w:szCs w:val="24"/>
          <w:vertAlign w:val="superscript"/>
        </w:rPr>
        <w:t xml:space="preserve"> * 5 units</w:t>
      </w:r>
      <w:r>
        <w:rPr>
          <w:rFonts w:ascii="Cambria" w:hAnsi="Cambria" w:cs="Segoe UI Light"/>
          <w:sz w:val="24"/>
          <w:szCs w:val="24"/>
        </w:rPr>
        <w:t xml:space="preserve"> </w:t>
      </w:r>
      <w:r>
        <w:rPr>
          <w:rFonts w:ascii="Cambria" w:hAnsi="Cambria" w:cs="Segoe UI Light"/>
          <w:sz w:val="24"/>
          <w:szCs w:val="24"/>
        </w:rPr>
        <w:t>times more likely to be Malignant</w:t>
      </w:r>
    </w:p>
    <w:p w14:paraId="6416525F" w14:textId="77777777" w:rsidR="00C618E2" w:rsidRDefault="00C618E2" w:rsidP="00C618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holding all other parameters to be constant</w:t>
      </w:r>
    </w:p>
    <w:p w14:paraId="37568E6F" w14:textId="4DE1E9A8" w:rsidR="0040222E" w:rsidRDefault="0040222E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9C0E9E7" w14:textId="77777777" w:rsidR="00C618E2" w:rsidRDefault="0040222E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Concave </w:t>
      </w:r>
      <w:r w:rsidR="00C618E2">
        <w:rPr>
          <w:rFonts w:ascii="Cambria" w:hAnsi="Cambria" w:cs="Segoe UI Light"/>
          <w:sz w:val="24"/>
          <w:szCs w:val="24"/>
        </w:rPr>
        <w:t xml:space="preserve">points 1 unit </w:t>
      </w:r>
      <w:r w:rsidR="00C618E2">
        <w:rPr>
          <w:rFonts w:ascii="Cambria" w:hAnsi="Cambria" w:cs="Segoe UI Light"/>
          <w:sz w:val="24"/>
          <w:szCs w:val="24"/>
        </w:rPr>
        <w:t>e</w:t>
      </w:r>
      <w:r w:rsidR="00C618E2" w:rsidRPr="001C266E">
        <w:rPr>
          <w:rFonts w:ascii="Cambria" w:hAnsi="Cambria" w:cs="Segoe UI Light"/>
          <w:sz w:val="24"/>
          <w:szCs w:val="24"/>
          <w:vertAlign w:val="superscript"/>
        </w:rPr>
        <w:t>57.230227</w:t>
      </w:r>
      <w:r w:rsidR="00C618E2">
        <w:rPr>
          <w:rFonts w:ascii="Cambria" w:hAnsi="Cambria" w:cs="Segoe UI Light"/>
          <w:sz w:val="24"/>
          <w:szCs w:val="24"/>
          <w:vertAlign w:val="superscript"/>
        </w:rPr>
        <w:t xml:space="preserve"> * 1 unit</w:t>
      </w:r>
      <w:r w:rsidR="00C618E2">
        <w:rPr>
          <w:rFonts w:ascii="Cambria" w:hAnsi="Cambria" w:cs="Segoe UI Light"/>
          <w:sz w:val="24"/>
          <w:szCs w:val="24"/>
        </w:rPr>
        <w:t xml:space="preserve"> </w:t>
      </w:r>
      <w:r w:rsidR="00C618E2">
        <w:rPr>
          <w:rFonts w:ascii="Cambria" w:hAnsi="Cambria" w:cs="Segoe UI Light"/>
          <w:sz w:val="24"/>
          <w:szCs w:val="24"/>
        </w:rPr>
        <w:t xml:space="preserve">  times more likely to be Malignant</w:t>
      </w:r>
    </w:p>
    <w:p w14:paraId="27D8492D" w14:textId="50597F26" w:rsidR="0040222E" w:rsidRDefault="00C618E2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Vs 5 units </w:t>
      </w:r>
      <w:r>
        <w:rPr>
          <w:rFonts w:ascii="Cambria" w:hAnsi="Cambria" w:cs="Segoe UI Light"/>
          <w:sz w:val="24"/>
          <w:szCs w:val="24"/>
        </w:rPr>
        <w:t>e</w:t>
      </w:r>
      <w:r w:rsidRPr="001C266E">
        <w:rPr>
          <w:rFonts w:ascii="Cambria" w:hAnsi="Cambria" w:cs="Segoe UI Light"/>
          <w:sz w:val="24"/>
          <w:szCs w:val="24"/>
          <w:vertAlign w:val="superscript"/>
        </w:rPr>
        <w:t>57.230227</w:t>
      </w:r>
      <w:r>
        <w:rPr>
          <w:rFonts w:ascii="Cambria" w:hAnsi="Cambria" w:cs="Segoe UI Light"/>
          <w:sz w:val="24"/>
          <w:szCs w:val="24"/>
          <w:vertAlign w:val="superscript"/>
        </w:rPr>
        <w:t xml:space="preserve"> * 5 units</w:t>
      </w:r>
      <w:r>
        <w:rPr>
          <w:rFonts w:ascii="Cambria" w:hAnsi="Cambria" w:cs="Segoe UI Light"/>
          <w:sz w:val="24"/>
          <w:szCs w:val="24"/>
        </w:rPr>
        <w:t xml:space="preserve"> </w:t>
      </w:r>
      <w:r>
        <w:rPr>
          <w:rFonts w:ascii="Cambria" w:hAnsi="Cambria" w:cs="Segoe UI Light"/>
          <w:sz w:val="24"/>
          <w:szCs w:val="24"/>
        </w:rPr>
        <w:t xml:space="preserve"> times more likely to be Malignant  </w:t>
      </w:r>
    </w:p>
    <w:p w14:paraId="4762EA3E" w14:textId="77777777" w:rsidR="00C618E2" w:rsidRDefault="00C618E2" w:rsidP="00C618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holding all other parameters to be constant</w:t>
      </w:r>
    </w:p>
    <w:p w14:paraId="638DBF1B" w14:textId="77777777" w:rsidR="00C618E2" w:rsidRDefault="00C618E2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380BAE2" w14:textId="77777777" w:rsidR="00C618E2" w:rsidRDefault="00C618E2" w:rsidP="006B2CCA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B0B85FB" w14:textId="4FE9481F" w:rsidR="0040222E" w:rsidRPr="0040222E" w:rsidRDefault="0040222E" w:rsidP="006B2CCA">
      <w:pPr>
        <w:spacing w:after="0" w:line="240" w:lineRule="auto"/>
        <w:rPr>
          <w:ins w:id="69" w:author="Arnold Zhang" w:date="2019-04-20T14:37:00Z"/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  </w:t>
      </w:r>
    </w:p>
    <w:p w14:paraId="56AE7C9A" w14:textId="595E2AD1" w:rsidR="008531B5" w:rsidRDefault="008531B5" w:rsidP="008531B5">
      <w:pPr>
        <w:pStyle w:val="Heading1"/>
      </w:pPr>
      <w:bookmarkStart w:id="70" w:name="_Toc6675148"/>
      <w:r>
        <w:t>Objective 2 – Model Creation</w:t>
      </w:r>
      <w:ins w:id="71" w:author="Otsap, Jeremy" w:date="2019-04-20T14:08:00Z">
        <w:r w:rsidR="00327F0B">
          <w:t xml:space="preserve"> &amp; Comparison</w:t>
        </w:r>
      </w:ins>
      <w:bookmarkEnd w:id="70"/>
    </w:p>
    <w:p w14:paraId="7EEF016C" w14:textId="77777777" w:rsidR="008531B5" w:rsidRDefault="008531B5" w:rsidP="008531B5"/>
    <w:p w14:paraId="32169880" w14:textId="77777777" w:rsidR="008531B5" w:rsidRDefault="008531B5" w:rsidP="008531B5">
      <w:r>
        <w:t xml:space="preserve">We have selected </w:t>
      </w:r>
      <w:r w:rsidRPr="008415DB">
        <w:t>5-fold cross-validation</w:t>
      </w:r>
      <w:r>
        <w:t xml:space="preserve"> for the models</w:t>
      </w:r>
      <w:r w:rsidRPr="008415DB">
        <w:t>, given the relatively small sample size of the dataset</w:t>
      </w:r>
      <w:r>
        <w:t>. Also, from page 184 of book “</w:t>
      </w:r>
      <w:r w:rsidRPr="00F47F00">
        <w:t>An Introduction to Statistical Learning, 2013</w:t>
      </w:r>
      <w:r>
        <w:t>”</w:t>
      </w:r>
      <w:r w:rsidRPr="00F47F00">
        <w:t>.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0160"/>
      </w:tblGrid>
      <w:tr w:rsidR="008531B5" w:rsidRPr="00F47F00" w14:paraId="21101936" w14:textId="77777777" w:rsidTr="005B1D27">
        <w:tc>
          <w:tcPr>
            <w:tcW w:w="10160" w:type="dxa"/>
            <w:shd w:val="clear" w:color="auto" w:fill="8EAADB" w:themeFill="accent1" w:themeFillTint="99"/>
          </w:tcPr>
          <w:p w14:paraId="27E5418A" w14:textId="77777777" w:rsidR="008531B5" w:rsidRPr="00F47F00" w:rsidRDefault="008531B5" w:rsidP="005B1D27">
            <w:pPr>
              <w:rPr>
                <w:i/>
              </w:rPr>
            </w:pPr>
            <w:r w:rsidRPr="00F47F00">
              <w:rPr>
                <w:i/>
              </w:rPr>
              <w:t>To summarize, there is a bias-variance trade-off associated with the choice of k in k-fold cross-validation. Typically, given these considerations, one performs k-fold cross-validation using k = 5 or k = 10, as these values have been shown empirically to yield test error rate estimates that suffer neither from excessively high bias nor from very high variance.</w:t>
            </w:r>
          </w:p>
        </w:tc>
      </w:tr>
    </w:tbl>
    <w:p w14:paraId="01A3EA70" w14:textId="77777777" w:rsidR="008531B5" w:rsidDel="007A5F41" w:rsidRDefault="008531B5" w:rsidP="008531B5">
      <w:pPr>
        <w:spacing w:after="0" w:line="240" w:lineRule="auto"/>
        <w:rPr>
          <w:del w:id="72" w:author="Arnold Zhang" w:date="2019-04-20T14:37:00Z"/>
          <w:rFonts w:ascii="Cambria" w:hAnsi="Cambria" w:cs="Segoe UI Light"/>
          <w:sz w:val="24"/>
          <w:szCs w:val="24"/>
        </w:rPr>
      </w:pPr>
    </w:p>
    <w:p w14:paraId="0865788C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7CE4CA2" w14:textId="77777777" w:rsidR="008531B5" w:rsidRDefault="008531B5" w:rsidP="008531B5">
      <w:pPr>
        <w:pStyle w:val="Heading2"/>
      </w:pPr>
      <w:bookmarkStart w:id="73" w:name="_Toc6675149"/>
      <w:r>
        <w:t>Logistic Regression:</w:t>
      </w:r>
      <w:bookmarkEnd w:id="73"/>
    </w:p>
    <w:p w14:paraId="005EA38E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sz w:val="24"/>
          <w:szCs w:val="24"/>
        </w:rPr>
        <w:t>From the confusion matrix</w:t>
      </w:r>
      <w:r>
        <w:rPr>
          <w:rFonts w:ascii="Cambria" w:hAnsi="Cambria" w:cs="Segoe UI Light"/>
          <w:sz w:val="24"/>
          <w:szCs w:val="24"/>
        </w:rPr>
        <w:t xml:space="preserve"> and model metrics</w:t>
      </w:r>
      <w:r w:rsidRPr="00BE3238">
        <w:rPr>
          <w:rFonts w:ascii="Cambria" w:hAnsi="Cambria" w:cs="Segoe UI Light"/>
          <w:sz w:val="24"/>
          <w:szCs w:val="24"/>
        </w:rPr>
        <w:t>, it can be observed that the logistic regression model has a prediction accuracy of</w:t>
      </w:r>
      <w:r>
        <w:rPr>
          <w:rFonts w:ascii="Cambria" w:hAnsi="Cambria" w:cs="Segoe UI Light"/>
          <w:sz w:val="24"/>
          <w:szCs w:val="24"/>
        </w:rPr>
        <w:t xml:space="preserve"> 92.6%, recall of 90.5%, and F-Score of 90.14%.</w:t>
      </w:r>
    </w:p>
    <w:p w14:paraId="49B53F66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noProof/>
          <w:sz w:val="24"/>
          <w:szCs w:val="24"/>
          <w:lang w:eastAsia="zh-CN"/>
        </w:rPr>
        <w:lastRenderedPageBreak/>
        <w:drawing>
          <wp:inline distT="0" distB="0" distL="0" distR="0" wp14:anchorId="34F79AA0" wp14:editId="19F3B568">
            <wp:extent cx="2048719" cy="21526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6991" cy="21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238">
        <w:rPr>
          <w:noProof/>
        </w:rPr>
        <w:t xml:space="preserve"> </w:t>
      </w:r>
      <w:r w:rsidRPr="00BE3238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58322FC" wp14:editId="02E1ECFA">
            <wp:extent cx="4218972" cy="43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8972" cy="4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0A77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10: Logistic Regression</w:t>
      </w:r>
    </w:p>
    <w:p w14:paraId="51F45A5C" w14:textId="77777777" w:rsidR="008531B5" w:rsidRPr="009445A2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63B612D" w14:textId="77777777" w:rsidR="008531B5" w:rsidRDefault="008531B5" w:rsidP="008531B5">
      <w:pPr>
        <w:pStyle w:val="Heading2"/>
      </w:pPr>
      <w:bookmarkStart w:id="74" w:name="_Toc6675150"/>
      <w:r w:rsidRPr="00B76437">
        <w:t xml:space="preserve">k-Nearest </w:t>
      </w:r>
      <w:proofErr w:type="spellStart"/>
      <w:r w:rsidRPr="00B76437">
        <w:t>Neighbours</w:t>
      </w:r>
      <w:proofErr w:type="spellEnd"/>
      <w:r w:rsidRPr="00B76437">
        <w:t>:</w:t>
      </w:r>
      <w:bookmarkEnd w:id="74"/>
    </w:p>
    <w:p w14:paraId="4F0BC873" w14:textId="77777777" w:rsidR="008531B5" w:rsidRDefault="008531B5" w:rsidP="008531B5">
      <w:r w:rsidRPr="00B76437">
        <w:t>From the confusion matrix</w:t>
      </w:r>
      <w:r>
        <w:t xml:space="preserve"> and model metrics</w:t>
      </w:r>
      <w:r w:rsidRPr="00B76437">
        <w:t xml:space="preserve">, it can be observed that the </w:t>
      </w:r>
      <w:proofErr w:type="spellStart"/>
      <w:r w:rsidRPr="00B76437">
        <w:t>kNN</w:t>
      </w:r>
      <w:proofErr w:type="spellEnd"/>
      <w:r w:rsidRPr="00B76437">
        <w:t xml:space="preserve"> model has a prediction accuracy of 9</w:t>
      </w:r>
      <w:r>
        <w:t>7.3%, recall of 93.86%, and F-score of 96.36%.</w:t>
      </w:r>
    </w:p>
    <w:p w14:paraId="1215BA19" w14:textId="77777777" w:rsidR="008531B5" w:rsidRDefault="008531B5" w:rsidP="008531B5">
      <w:pPr>
        <w:rPr>
          <w:noProof/>
        </w:rPr>
      </w:pPr>
      <w:r w:rsidRPr="00B76437">
        <w:rPr>
          <w:noProof/>
          <w:lang w:eastAsia="zh-CN"/>
        </w:rPr>
        <w:drawing>
          <wp:inline distT="0" distB="0" distL="0" distR="0" wp14:anchorId="304CD49D" wp14:editId="0E8561CF">
            <wp:extent cx="1828800" cy="204009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1643" cy="20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437">
        <w:rPr>
          <w:noProof/>
        </w:rPr>
        <w:t xml:space="preserve"> </w:t>
      </w:r>
      <w:r w:rsidRPr="00B76437">
        <w:rPr>
          <w:noProof/>
          <w:lang w:eastAsia="zh-CN"/>
        </w:rPr>
        <w:drawing>
          <wp:inline distT="0" distB="0" distL="0" distR="0" wp14:anchorId="2E05F35B" wp14:editId="3555A388">
            <wp:extent cx="4230547" cy="563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7203" cy="6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0E26" w14:textId="77777777" w:rsidR="008531B5" w:rsidRDefault="008531B5" w:rsidP="008531B5">
      <w:r>
        <w:rPr>
          <w:noProof/>
        </w:rPr>
        <w:t>Figure 11: kNN</w:t>
      </w:r>
    </w:p>
    <w:p w14:paraId="65D8A311" w14:textId="77777777" w:rsidR="008531B5" w:rsidRDefault="008531B5" w:rsidP="008531B5">
      <w:pPr>
        <w:pStyle w:val="Heading2"/>
      </w:pPr>
      <w:bookmarkStart w:id="75" w:name="_Toc6675151"/>
      <w:r w:rsidRPr="00B76437">
        <w:t>Random Forest:</w:t>
      </w:r>
      <w:bookmarkEnd w:id="75"/>
    </w:p>
    <w:p w14:paraId="42F4A628" w14:textId="77777777" w:rsidR="008531B5" w:rsidRPr="00AA138C" w:rsidRDefault="008531B5" w:rsidP="008531B5">
      <w:r w:rsidRPr="00AA138C">
        <w:t>From the confusion matrix and model metrics, it can be observed that the Random Forest model has a prediction accuracy of 9</w:t>
      </w:r>
      <w:r>
        <w:t>4</w:t>
      </w:r>
      <w:r w:rsidRPr="00AA138C">
        <w:t>.</w:t>
      </w:r>
      <w:r>
        <w:t>9</w:t>
      </w:r>
      <w:r w:rsidRPr="00AA138C">
        <w:t>%, recall of 9</w:t>
      </w:r>
      <w:r>
        <w:t>1</w:t>
      </w:r>
      <w:r w:rsidRPr="00AA138C">
        <w:t>.</w:t>
      </w:r>
      <w:r>
        <w:t>03</w:t>
      </w:r>
      <w:r w:rsidRPr="00AA138C">
        <w:t>%, and F-score of 9</w:t>
      </w:r>
      <w:r>
        <w:t>3</w:t>
      </w:r>
      <w:r w:rsidRPr="00AA138C">
        <w:t>.</w:t>
      </w:r>
      <w:r>
        <w:t>01</w:t>
      </w:r>
      <w:r w:rsidRPr="00AA138C">
        <w:t>%.</w:t>
      </w:r>
    </w:p>
    <w:p w14:paraId="3E972459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16F5819" wp14:editId="179379B2">
            <wp:extent cx="1626243" cy="179734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6157" cy="18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0FB06780" wp14:editId="7D7F5810">
            <wp:extent cx="4577787" cy="55320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7389" cy="5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FAD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Figure 12: Random Forest</w:t>
      </w:r>
    </w:p>
    <w:p w14:paraId="6C49A56A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05BBDFB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A94245E" w14:textId="77777777" w:rsidR="008531B5" w:rsidRDefault="008531B5" w:rsidP="008531B5">
      <w:pPr>
        <w:spacing w:after="0" w:line="240" w:lineRule="auto"/>
        <w:rPr>
          <w:noProof/>
        </w:rPr>
      </w:pP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1962515B" wp14:editId="6BD7C6FB">
            <wp:extent cx="1770927" cy="128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1204" cy="13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4FF96A7E" wp14:editId="2E773F6A">
            <wp:extent cx="1741990" cy="1259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3994" cy="12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2FC87E9B" wp14:editId="39ADC385">
            <wp:extent cx="1707266" cy="12088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4336" cy="12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5A329C88" wp14:editId="62ABF7BA">
            <wp:extent cx="1770380" cy="122690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2547" cy="12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7A4B911B" wp14:editId="400AA049">
            <wp:extent cx="1776714" cy="1290345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0678" cy="13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1059" w14:textId="77777777" w:rsidR="008531B5" w:rsidRDefault="008531B5" w:rsidP="008531B5">
      <w:pPr>
        <w:spacing w:after="0" w:line="240" w:lineRule="auto"/>
        <w:rPr>
          <w:noProof/>
        </w:rPr>
      </w:pPr>
      <w:r>
        <w:rPr>
          <w:noProof/>
        </w:rPr>
        <w:t>Figure 13: Model performance metrics</w:t>
      </w:r>
    </w:p>
    <w:p w14:paraId="2E341D3F" w14:textId="77777777" w:rsidR="008531B5" w:rsidRDefault="008531B5" w:rsidP="008531B5">
      <w:pPr>
        <w:spacing w:after="0" w:line="240" w:lineRule="auto"/>
        <w:rPr>
          <w:noProof/>
        </w:rPr>
      </w:pPr>
    </w:p>
    <w:p w14:paraId="2052B77B" w14:textId="77777777" w:rsidR="008531B5" w:rsidRDefault="008531B5" w:rsidP="008531B5">
      <w:pPr>
        <w:pStyle w:val="Heading2"/>
        <w:rPr>
          <w:noProof/>
        </w:rPr>
      </w:pPr>
      <w:bookmarkStart w:id="76" w:name="_Toc6675152"/>
      <w:r>
        <w:rPr>
          <w:noProof/>
        </w:rPr>
        <w:t>Results:</w:t>
      </w:r>
      <w:bookmarkEnd w:id="76"/>
    </w:p>
    <w:p w14:paraId="2055A900" w14:textId="50F2D3AE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6261D8">
        <w:rPr>
          <w:rFonts w:ascii="Cambria" w:hAnsi="Cambria" w:cs="Segoe UI Light"/>
          <w:sz w:val="24"/>
          <w:szCs w:val="24"/>
        </w:rPr>
        <w:t xml:space="preserve">As discussed in </w:t>
      </w:r>
      <w:ins w:id="77" w:author="Arnold Zhang" w:date="2019-04-19T18:42:00Z">
        <w:r>
          <w:rPr>
            <w:rFonts w:ascii="Cambria" w:hAnsi="Cambria" w:cs="Segoe UI Light"/>
            <w:sz w:val="24"/>
            <w:szCs w:val="24"/>
          </w:rPr>
          <w:t>O</w:t>
        </w:r>
      </w:ins>
      <w:del w:id="78" w:author="Arnold Zhang" w:date="2019-04-19T18:42:00Z">
        <w:r w:rsidRPr="006261D8" w:rsidDel="008531B5">
          <w:rPr>
            <w:rFonts w:ascii="Cambria" w:hAnsi="Cambria" w:cs="Segoe UI Light"/>
            <w:sz w:val="24"/>
            <w:szCs w:val="24"/>
          </w:rPr>
          <w:delText>o</w:delText>
        </w:r>
      </w:del>
      <w:r w:rsidRPr="006261D8">
        <w:rPr>
          <w:rFonts w:ascii="Cambria" w:hAnsi="Cambria" w:cs="Segoe UI Light"/>
          <w:sz w:val="24"/>
          <w:szCs w:val="24"/>
        </w:rPr>
        <w:t>bjective 1, the explained variance percentage plot</w:t>
      </w:r>
      <w:r>
        <w:rPr>
          <w:rFonts w:ascii="Cambria" w:hAnsi="Cambria" w:cs="Segoe UI Light"/>
          <w:sz w:val="24"/>
          <w:szCs w:val="24"/>
        </w:rPr>
        <w:t xml:space="preserve"> (</w:t>
      </w:r>
      <w:ins w:id="79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>F</w:t>
        </w:r>
      </w:ins>
      <w:del w:id="80" w:author="Arnold Zhang" w:date="2019-04-19T18:43:00Z">
        <w:r w:rsidDel="00C65BA0">
          <w:rPr>
            <w:rFonts w:ascii="Cambria" w:hAnsi="Cambria" w:cs="Segoe UI Light"/>
            <w:sz w:val="24"/>
            <w:szCs w:val="24"/>
          </w:rPr>
          <w:delText>f</w:delText>
        </w:r>
      </w:del>
      <w:r>
        <w:rPr>
          <w:rFonts w:ascii="Cambria" w:hAnsi="Cambria" w:cs="Segoe UI Light"/>
          <w:sz w:val="24"/>
          <w:szCs w:val="24"/>
        </w:rPr>
        <w:t>igure 9)</w:t>
      </w:r>
      <w:r w:rsidRPr="006261D8">
        <w:rPr>
          <w:rFonts w:ascii="Cambria" w:hAnsi="Cambria" w:cs="Segoe UI Light"/>
          <w:sz w:val="24"/>
          <w:szCs w:val="24"/>
        </w:rPr>
        <w:t xml:space="preserve"> for PCA analysis showed that the first 10 components account for approximately 95.8% of the variance in the data. We chose to proceed with these components for tuning our models. The tuned models with PCA produced an average CV accuracy of approximately</w:t>
      </w:r>
      <w:r>
        <w:rPr>
          <w:rFonts w:ascii="Cambria" w:hAnsi="Cambria" w:cs="Segoe UI Light"/>
          <w:sz w:val="24"/>
          <w:szCs w:val="24"/>
        </w:rPr>
        <w:t xml:space="preserve"> 92.6% for Logistic Regression, 97.3% for </w:t>
      </w:r>
      <w:proofErr w:type="spellStart"/>
      <w:r>
        <w:rPr>
          <w:rFonts w:ascii="Cambria" w:hAnsi="Cambria" w:cs="Segoe UI Light"/>
          <w:sz w:val="24"/>
          <w:szCs w:val="24"/>
        </w:rPr>
        <w:t>kNN</w:t>
      </w:r>
      <w:proofErr w:type="spellEnd"/>
      <w:r>
        <w:rPr>
          <w:rFonts w:ascii="Cambria" w:hAnsi="Cambria" w:cs="Segoe UI Light"/>
          <w:sz w:val="24"/>
          <w:szCs w:val="24"/>
        </w:rPr>
        <w:t>, 94.9% for Random Forest.</w:t>
      </w:r>
    </w:p>
    <w:p w14:paraId="11412B23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C2091CB" w14:textId="77777777" w:rsidR="008531B5" w:rsidRDefault="008531B5" w:rsidP="008531B5">
      <w:pPr>
        <w:pStyle w:val="Heading2"/>
      </w:pPr>
      <w:bookmarkStart w:id="81" w:name="_Toc6675153"/>
      <w:r>
        <w:t>Conclusion:</w:t>
      </w:r>
      <w:bookmarkEnd w:id="81"/>
    </w:p>
    <w:p w14:paraId="5885D570" w14:textId="06C1DAB1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E22CF">
        <w:rPr>
          <w:rFonts w:ascii="Cambria" w:hAnsi="Cambria" w:cs="Segoe UI Light"/>
          <w:sz w:val="24"/>
          <w:szCs w:val="24"/>
        </w:rPr>
        <w:t xml:space="preserve">The performance of an algorithm depends </w:t>
      </w:r>
      <w:del w:id="82" w:author="Arnold Zhang" w:date="2019-04-19T18:43:00Z">
        <w:r w:rsidRPr="00EE22CF" w:rsidDel="00C65BA0">
          <w:rPr>
            <w:rFonts w:ascii="Cambria" w:hAnsi="Cambria" w:cs="Segoe UI Light"/>
            <w:sz w:val="24"/>
            <w:szCs w:val="24"/>
          </w:rPr>
          <w:delText>only on</w:delText>
        </w:r>
      </w:del>
      <w:ins w:id="83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>greatly upon</w:t>
        </w:r>
      </w:ins>
      <w:r w:rsidRPr="00EE22CF">
        <w:rPr>
          <w:rFonts w:ascii="Cambria" w:hAnsi="Cambria" w:cs="Segoe UI Light"/>
          <w:sz w:val="24"/>
          <w:szCs w:val="24"/>
        </w:rPr>
        <w:t xml:space="preserve"> the data set. A more powerful algorithm might not always outperform a weaker one. All 3 models performed well for classification of breast cancer. However, k-NN slightly outperformed Random Forest and Logistic Regression (</w:t>
      </w:r>
      <w:ins w:id="84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 xml:space="preserve">in </w:t>
        </w:r>
      </w:ins>
      <w:r w:rsidRPr="00EE22CF">
        <w:rPr>
          <w:rFonts w:ascii="Cambria" w:hAnsi="Cambria" w:cs="Segoe UI Light"/>
          <w:sz w:val="24"/>
          <w:szCs w:val="24"/>
        </w:rPr>
        <w:t>accuracy/recall/f-score).</w:t>
      </w:r>
      <w:r>
        <w:rPr>
          <w:rFonts w:ascii="Cambria" w:hAnsi="Cambria" w:cs="Segoe UI Light"/>
          <w:sz w:val="24"/>
          <w:szCs w:val="24"/>
        </w:rPr>
        <w:t xml:space="preserve"> </w:t>
      </w:r>
      <w:r w:rsidRPr="00EE22CF">
        <w:rPr>
          <w:rFonts w:ascii="Cambria" w:hAnsi="Cambria" w:cs="Segoe UI Light"/>
          <w:sz w:val="24"/>
          <w:szCs w:val="24"/>
        </w:rPr>
        <w:t>In the health domain, recall and f-score are more informative than just relying on the accuracy metric.</w:t>
      </w:r>
    </w:p>
    <w:p w14:paraId="215A0879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603DB2F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FC49A8" w14:textId="77777777" w:rsidR="008531B5" w:rsidRDefault="008531B5" w:rsidP="008531B5">
      <w:pPr>
        <w:pStyle w:val="Heading2"/>
      </w:pPr>
      <w:bookmarkStart w:id="85" w:name="_Toc6675154"/>
      <w:r>
        <w:t>Future Work:</w:t>
      </w:r>
      <w:bookmarkEnd w:id="85"/>
    </w:p>
    <w:p w14:paraId="65A2729E" w14:textId="77777777" w:rsidR="008531B5" w:rsidRDefault="008531B5" w:rsidP="008531B5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>Exploring the difference in just using the 10 original features rather than also including the additional correlated attributes as separate features. This would significantly reduce the dimensionality of the dataset.</w:t>
      </w:r>
    </w:p>
    <w:p w14:paraId="24140745" w14:textId="6701D775" w:rsidR="008531B5" w:rsidRPr="00C74297" w:rsidRDefault="008531B5" w:rsidP="008531B5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 xml:space="preserve">Explore the use of feature selection methods </w:t>
      </w:r>
      <w:ins w:id="86" w:author="Arnold Zhang" w:date="2019-04-19T18:44:00Z">
        <w:r w:rsidR="00C65BA0">
          <w:rPr>
            <w:rFonts w:ascii="Cambria" w:hAnsi="Cambria" w:cs="Segoe UI Light"/>
            <w:sz w:val="24"/>
            <w:szCs w:val="24"/>
          </w:rPr>
          <w:t>such as</w:t>
        </w:r>
      </w:ins>
      <w:del w:id="87" w:author="Arnold Zhang" w:date="2019-04-19T18:44:00Z">
        <w:r w:rsidRPr="00C74297" w:rsidDel="00C65BA0">
          <w:rPr>
            <w:rFonts w:ascii="Cambria" w:hAnsi="Cambria" w:cs="Segoe UI Light"/>
            <w:sz w:val="24"/>
            <w:szCs w:val="24"/>
          </w:rPr>
          <w:delText>like</w:delText>
        </w:r>
      </w:del>
      <w:r w:rsidRPr="00C74297">
        <w:rPr>
          <w:rFonts w:ascii="Cambria" w:hAnsi="Cambria" w:cs="Segoe UI Light"/>
          <w:sz w:val="24"/>
          <w:szCs w:val="24"/>
        </w:rPr>
        <w:t xml:space="preserve"> Sequential Backward Selection to find possible smaller feature sets that lead to even higher performance.</w:t>
      </w:r>
    </w:p>
    <w:p w14:paraId="2F679CD0" w14:textId="77777777" w:rsidR="008531B5" w:rsidRPr="009445A2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DC1449" w14:textId="5802EC9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33A4B6C" w14:textId="6E6C326B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7D717F4" w14:textId="21BEB76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8E69AC" w14:textId="77777777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5C6014C" w14:textId="482CA96F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46CE5A8" w14:textId="10B3522C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A642A71" w14:textId="7FBCFD53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04F55E9" w14:textId="77777777" w:rsidR="00F118B1" w:rsidRPr="009445A2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0B9714" w14:textId="06AFCD5C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644DA6" w14:textId="77777777" w:rsidR="00EE5E1A" w:rsidRDefault="00EE5E1A">
      <w:pPr>
        <w:rPr>
          <w:ins w:id="88" w:author="Arnold Zhang" w:date="2019-04-19T18:31:00Z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ins w:id="89" w:author="Arnold Zhang" w:date="2019-04-19T18:31:00Z">
        <w:r>
          <w:br w:type="page"/>
        </w:r>
      </w:ins>
    </w:p>
    <w:p w14:paraId="2165F5E6" w14:textId="6D5EC2CE" w:rsidR="000D754A" w:rsidRPr="009445A2" w:rsidRDefault="000D754A" w:rsidP="00F118B1">
      <w:pPr>
        <w:pStyle w:val="Heading1"/>
      </w:pPr>
      <w:bookmarkStart w:id="90" w:name="_Toc6675155"/>
      <w:r w:rsidRPr="009445A2">
        <w:lastRenderedPageBreak/>
        <w:t>APPENDIX</w:t>
      </w:r>
      <w:bookmarkEnd w:id="90"/>
    </w:p>
    <w:p w14:paraId="14340B5E" w14:textId="6D9BB03F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C54465" w14:textId="6FD5C294" w:rsidR="00D12C30" w:rsidRPr="00370BF2" w:rsidRDefault="00D12C30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370BF2">
        <w:rPr>
          <w:rFonts w:ascii="Cambria" w:hAnsi="Cambria" w:cs="Segoe UI Light"/>
          <w:b/>
          <w:sz w:val="24"/>
          <w:szCs w:val="24"/>
        </w:rPr>
        <w:t>Code: Loading</w:t>
      </w:r>
      <w:del w:id="91" w:author="Otsap, Jeremy" w:date="2019-04-20T14:05:00Z">
        <w:r w:rsidRPr="00370BF2" w:rsidDel="00327F0B">
          <w:rPr>
            <w:rFonts w:ascii="Cambria" w:hAnsi="Cambria" w:cs="Segoe UI Light"/>
            <w:b/>
            <w:sz w:val="24"/>
            <w:szCs w:val="24"/>
          </w:rPr>
          <w:delText xml:space="preserve"> &amp;</w:delText>
        </w:r>
      </w:del>
      <w:ins w:id="92" w:author="Otsap, Jeremy" w:date="2019-04-20T14:05:00Z">
        <w:r w:rsidR="00327F0B">
          <w:rPr>
            <w:rFonts w:ascii="Cambria" w:hAnsi="Cambria" w:cs="Segoe UI Light"/>
            <w:b/>
            <w:sz w:val="24"/>
            <w:szCs w:val="24"/>
          </w:rPr>
          <w:t>,</w:t>
        </w:r>
      </w:ins>
      <w:r w:rsidRPr="00370BF2">
        <w:rPr>
          <w:rFonts w:ascii="Cambria" w:hAnsi="Cambria" w:cs="Segoe UI Light"/>
          <w:b/>
          <w:sz w:val="24"/>
          <w:szCs w:val="24"/>
        </w:rPr>
        <w:t xml:space="preserve"> Cleaning</w:t>
      </w:r>
      <w:ins w:id="93" w:author="Otsap, Jeremy" w:date="2019-04-20T14:05:00Z">
        <w:r w:rsidR="00327F0B">
          <w:rPr>
            <w:rFonts w:ascii="Cambria" w:hAnsi="Cambria" w:cs="Segoe UI Light"/>
            <w:b/>
            <w:sz w:val="24"/>
            <w:szCs w:val="24"/>
          </w:rPr>
          <w:t>, &amp; Normalizing</w:t>
        </w:r>
      </w:ins>
      <w:r w:rsidRPr="00370BF2">
        <w:rPr>
          <w:rFonts w:ascii="Cambria" w:hAnsi="Cambria" w:cs="Segoe UI Light"/>
          <w:b/>
          <w:sz w:val="24"/>
          <w:szCs w:val="24"/>
        </w:rPr>
        <w:t xml:space="preserve"> Data</w:t>
      </w:r>
    </w:p>
    <w:p w14:paraId="72D98C2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bc&lt;-read.table("https://archive.ics.uci.edu/ml/machine-learning-databases/breast-cancer-wisconsin/wdbc.data",header=F,sep=",")</w:t>
      </w:r>
    </w:p>
    <w:p w14:paraId="1EE27D0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names(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</w:t>
      </w:r>
      <w:proofErr w:type="spellEnd"/>
      <w:r w:rsidRPr="00D12C30">
        <w:rPr>
          <w:rFonts w:ascii="Cambria" w:hAnsi="Cambria" w:cs="Segoe UI Light"/>
          <w:sz w:val="24"/>
          <w:szCs w:val="24"/>
        </w:rPr>
        <w:t>)&lt;- c('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id_number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'diagnosis',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radius_mean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71E231C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texture_mean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perimeter_mean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area_mean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0D9BA14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smoothness_mean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compactness_mean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268673C3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'concavity_mean','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concave_points_mean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0F13D35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symmetry_mean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fractal_dimension_mean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</w:t>
      </w:r>
    </w:p>
    <w:p w14:paraId="069E64E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radius_se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texture_se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perimeter_se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0590C3C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area_se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smoothness_se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compactness_se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1DB3CAC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concavity_se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concave_points_se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1576856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symmetry_se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fractal_dimension_se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7EE80C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radius_worst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texture_worst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2722DD1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perimeter_worst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area_worst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7F89503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smoothness_worst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compactness_worst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51D72E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concavity_worst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concave_points_worst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470E0A6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symmetry_worst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fractal_dimension_worst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')</w:t>
      </w:r>
    </w:p>
    <w:p w14:paraId="00B0EF6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Data Summary</w:t>
      </w:r>
    </w:p>
    <w:p w14:paraId="1EDDE75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summary(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</w:t>
      </w:r>
      <w:proofErr w:type="spellEnd"/>
      <w:r w:rsidRPr="00D12C30">
        <w:rPr>
          <w:rFonts w:ascii="Cambria" w:hAnsi="Cambria" w:cs="Segoe UI Light"/>
          <w:sz w:val="24"/>
          <w:szCs w:val="24"/>
        </w:rPr>
        <w:t>)</w:t>
      </w:r>
    </w:p>
    <w:p w14:paraId="41FFC32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Normalize Data</w:t>
      </w:r>
    </w:p>
    <w:p w14:paraId="0BEF75E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 &lt;-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</w:t>
      </w:r>
      <w:proofErr w:type="spellEnd"/>
      <w:r w:rsidRPr="00D12C30">
        <w:rPr>
          <w:rFonts w:ascii="Cambria" w:hAnsi="Cambria" w:cs="Segoe UI Light"/>
          <w:sz w:val="24"/>
          <w:szCs w:val="24"/>
        </w:rPr>
        <w:t>[,-c(1)]</w:t>
      </w:r>
    </w:p>
    <w:p w14:paraId="7C8A9A9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normalize &lt;- function(x){</w:t>
      </w:r>
    </w:p>
    <w:p w14:paraId="6C58BE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return (( x - min(x))/(max(x) -min(x)))</w:t>
      </w:r>
    </w:p>
    <w:p w14:paraId="239926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}  </w:t>
      </w:r>
    </w:p>
    <w:p w14:paraId="456EB87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 &lt;-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as.data.frame</w:t>
      </w:r>
      <w:proofErr w:type="spellEnd"/>
      <w:r w:rsidRPr="00D12C30">
        <w:rPr>
          <w:rFonts w:ascii="Cambria" w:hAnsi="Cambria" w:cs="Segoe UI Light"/>
          <w:sz w:val="24"/>
          <w:szCs w:val="24"/>
        </w:rPr>
        <w:t>(</w:t>
      </w:r>
    </w:p>
    <w:p w14:paraId="43A73E0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lapply</w:t>
      </w:r>
      <w:proofErr w:type="spellEnd"/>
      <w:r w:rsidRPr="00D12C30">
        <w:rPr>
          <w:rFonts w:ascii="Cambria" w:hAnsi="Cambria" w:cs="Segoe UI Light"/>
          <w:sz w:val="24"/>
          <w:szCs w:val="24"/>
        </w:rPr>
        <w:t>(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[,2:31],normalize)</w:t>
      </w:r>
    </w:p>
    <w:p w14:paraId="0202ED4F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)  </w:t>
      </w:r>
    </w:p>
    <w:p w14:paraId="4556989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 &lt;-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cbind</w:t>
      </w:r>
      <w:proofErr w:type="spellEnd"/>
      <w:r w:rsidRPr="00D12C30">
        <w:rPr>
          <w:rFonts w:ascii="Cambria" w:hAnsi="Cambria" w:cs="Segoe UI Light"/>
          <w:sz w:val="24"/>
          <w:szCs w:val="24"/>
        </w:rPr>
        <w:t>(</w:t>
      </w:r>
    </w:p>
    <w:p w14:paraId="2629794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[,1],</w:t>
      </w:r>
    </w:p>
    <w:p w14:paraId="201DA8A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</w:p>
    <w:p w14:paraId="2CDADF3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)</w:t>
      </w:r>
    </w:p>
    <w:p w14:paraId="63B0FED7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names(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>)[1] &lt;- "diagnosis"</w:t>
      </w:r>
    </w:p>
    <w:p w14:paraId="594C56CF" w14:textId="182D661C" w:rsid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summary(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>)</w:t>
      </w:r>
    </w:p>
    <w:p w14:paraId="1F469D27" w14:textId="7307A221" w:rsidR="00D12C30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3B857" w14:textId="77777777" w:rsidR="00D12C30" w:rsidRPr="009445A2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F3450CF" w14:textId="1133F5A6" w:rsidR="00E6600D" w:rsidRPr="009445A2" w:rsidRDefault="00E6600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Code: Box</w:t>
      </w:r>
      <w:r w:rsidR="00F26DCA" w:rsidRPr="009445A2">
        <w:rPr>
          <w:rFonts w:ascii="Cambria" w:hAnsi="Cambria" w:cs="Segoe UI Light"/>
          <w:b/>
          <w:sz w:val="24"/>
          <w:szCs w:val="24"/>
        </w:rPr>
        <w:t xml:space="preserve"> Plot Analysis</w:t>
      </w:r>
    </w:p>
    <w:p w14:paraId="63715C06" w14:textId="77777777" w:rsidR="000B3F39" w:rsidRDefault="000B3F39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651360A" w14:textId="7F00F98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Area Mean</w:t>
      </w:r>
    </w:p>
    <w:p w14:paraId="0492FAFF" w14:textId="1828C38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boxplot(</w:t>
      </w:r>
      <w:proofErr w:type="spellStart"/>
      <w:r w:rsidRPr="00EB643B">
        <w:rPr>
          <w:rFonts w:ascii="Cambria" w:hAnsi="Cambria" w:cs="Segoe UI Light"/>
          <w:sz w:val="24"/>
          <w:szCs w:val="24"/>
        </w:rPr>
        <w:t>area_mean</w:t>
      </w:r>
      <w:proofErr w:type="spellEnd"/>
      <w:r w:rsidRPr="00EB643B">
        <w:rPr>
          <w:rFonts w:ascii="Cambria" w:hAnsi="Cambria" w:cs="Segoe UI Light"/>
          <w:sz w:val="24"/>
          <w:szCs w:val="24"/>
        </w:rPr>
        <w:t xml:space="preserve"> ~ </w:t>
      </w:r>
      <w:proofErr w:type="spellStart"/>
      <w:r w:rsidRPr="00EB643B">
        <w:rPr>
          <w:rFonts w:ascii="Cambria" w:hAnsi="Cambria" w:cs="Segoe UI Light"/>
          <w:sz w:val="24"/>
          <w:szCs w:val="24"/>
        </w:rPr>
        <w:t>diagnosis,data</w:t>
      </w:r>
      <w:proofErr w:type="spellEnd"/>
      <w:r w:rsidRPr="00EB643B">
        <w:rPr>
          <w:rFonts w:ascii="Cambria" w:hAnsi="Cambria" w:cs="Segoe UI Light"/>
          <w:sz w:val="24"/>
          <w:szCs w:val="24"/>
        </w:rPr>
        <w:t>=</w:t>
      </w:r>
      <w:proofErr w:type="spellStart"/>
      <w:r w:rsidRPr="00EB643B">
        <w:rPr>
          <w:rFonts w:ascii="Cambria" w:hAnsi="Cambria" w:cs="Segoe UI Light"/>
          <w:sz w:val="24"/>
          <w:szCs w:val="24"/>
        </w:rPr>
        <w:t>wdbc</w:t>
      </w:r>
      <w:proofErr w:type="spellEnd"/>
      <w:r w:rsidRPr="00EB643B">
        <w:rPr>
          <w:rFonts w:ascii="Cambria" w:hAnsi="Cambria" w:cs="Segoe UI Light"/>
          <w:sz w:val="24"/>
          <w:szCs w:val="24"/>
        </w:rPr>
        <w:t>,</w:t>
      </w:r>
    </w:p>
    <w:p w14:paraId="15B3C88E" w14:textId="0D7C4EA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horizontal=TRUE,</w:t>
      </w:r>
    </w:p>
    <w:p w14:paraId="2D21A0BE" w14:textId="477FE13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names=c("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Benign","Malignant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7E20527D" w14:textId="15C3451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col=c("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green","red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3F2C34C7" w14:textId="7F6B9DF7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EB643B">
        <w:rPr>
          <w:rFonts w:ascii="Cambria" w:hAnsi="Cambria" w:cs="Segoe UI Light"/>
          <w:sz w:val="24"/>
          <w:szCs w:val="24"/>
        </w:rPr>
        <w:t>xlab</w:t>
      </w:r>
      <w:proofErr w:type="spellEnd"/>
      <w:r w:rsidRPr="00EB643B">
        <w:rPr>
          <w:rFonts w:ascii="Cambria" w:hAnsi="Cambria" w:cs="Segoe UI Light"/>
          <w:sz w:val="24"/>
          <w:szCs w:val="24"/>
        </w:rPr>
        <w:t>="Area Mean", main="Wisconsin Breast Cancer")</w:t>
      </w:r>
    </w:p>
    <w:p w14:paraId="1DF18A11" w14:textId="5E97F7BA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lastRenderedPageBreak/>
        <w:t xml:space="preserve"> </w:t>
      </w:r>
    </w:p>
    <w:p w14:paraId="564A647F" w14:textId="463D1878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Radius Mean</w:t>
      </w:r>
    </w:p>
    <w:p w14:paraId="7EFE506C" w14:textId="313CF16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boxplot(</w:t>
      </w:r>
      <w:proofErr w:type="spellStart"/>
      <w:r w:rsidRPr="00EB643B">
        <w:rPr>
          <w:rFonts w:ascii="Cambria" w:hAnsi="Cambria" w:cs="Segoe UI Light"/>
          <w:sz w:val="24"/>
          <w:szCs w:val="24"/>
        </w:rPr>
        <w:t>radius_mean</w:t>
      </w:r>
      <w:proofErr w:type="spellEnd"/>
      <w:r w:rsidRPr="00EB643B">
        <w:rPr>
          <w:rFonts w:ascii="Cambria" w:hAnsi="Cambria" w:cs="Segoe UI Light"/>
          <w:sz w:val="24"/>
          <w:szCs w:val="24"/>
        </w:rPr>
        <w:t xml:space="preserve"> ~ </w:t>
      </w:r>
      <w:proofErr w:type="spellStart"/>
      <w:r w:rsidRPr="00EB643B">
        <w:rPr>
          <w:rFonts w:ascii="Cambria" w:hAnsi="Cambria" w:cs="Segoe UI Light"/>
          <w:sz w:val="24"/>
          <w:szCs w:val="24"/>
        </w:rPr>
        <w:t>diagnosis,data</w:t>
      </w:r>
      <w:proofErr w:type="spellEnd"/>
      <w:r w:rsidRPr="00EB643B">
        <w:rPr>
          <w:rFonts w:ascii="Cambria" w:hAnsi="Cambria" w:cs="Segoe UI Light"/>
          <w:sz w:val="24"/>
          <w:szCs w:val="24"/>
        </w:rPr>
        <w:t>=</w:t>
      </w:r>
      <w:proofErr w:type="spellStart"/>
      <w:r w:rsidRPr="00EB643B">
        <w:rPr>
          <w:rFonts w:ascii="Cambria" w:hAnsi="Cambria" w:cs="Segoe UI Light"/>
          <w:sz w:val="24"/>
          <w:szCs w:val="24"/>
        </w:rPr>
        <w:t>wdbc</w:t>
      </w:r>
      <w:proofErr w:type="spellEnd"/>
      <w:r w:rsidRPr="00EB643B">
        <w:rPr>
          <w:rFonts w:ascii="Cambria" w:hAnsi="Cambria" w:cs="Segoe UI Light"/>
          <w:sz w:val="24"/>
          <w:szCs w:val="24"/>
        </w:rPr>
        <w:t>,</w:t>
      </w:r>
    </w:p>
    <w:p w14:paraId="7D603BD6" w14:textId="73F0FC0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horizontal=TRUE,</w:t>
      </w:r>
    </w:p>
    <w:p w14:paraId="6FE483A4" w14:textId="7A96E37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names=c("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Benign","Malignant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2C9B1102" w14:textId="2E6C1121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col=c("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green","red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53E838E4" w14:textId="37F985F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EB643B">
        <w:rPr>
          <w:rFonts w:ascii="Cambria" w:hAnsi="Cambria" w:cs="Segoe UI Light"/>
          <w:sz w:val="24"/>
          <w:szCs w:val="24"/>
        </w:rPr>
        <w:t>xlab</w:t>
      </w:r>
      <w:proofErr w:type="spellEnd"/>
      <w:r w:rsidRPr="00EB643B">
        <w:rPr>
          <w:rFonts w:ascii="Cambria" w:hAnsi="Cambria" w:cs="Segoe UI Light"/>
          <w:sz w:val="24"/>
          <w:szCs w:val="24"/>
        </w:rPr>
        <w:t>="Radius Mean",</w:t>
      </w:r>
    </w:p>
    <w:p w14:paraId="6017F5DE" w14:textId="0F690FE1" w:rsidR="00F26DCA" w:rsidRPr="009445A2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main="Wisconsin Breast Cancer")</w:t>
      </w:r>
    </w:p>
    <w:p w14:paraId="4500737F" w14:textId="7CAC388B" w:rsidR="00E6600D" w:rsidRPr="009445A2" w:rsidRDefault="00E6600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52AB31" w14:textId="0F7E43A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9F72B9F" w14:textId="248F389C" w:rsidR="00464991" w:rsidRPr="00370BF2" w:rsidRDefault="00370BF2" w:rsidP="00464991">
      <w:pPr>
        <w:spacing w:after="0" w:line="240" w:lineRule="auto"/>
        <w:rPr>
          <w:rFonts w:ascii="Cambria" w:hAnsi="Cambria" w:cs="Segoe UI Light"/>
          <w:b/>
        </w:rPr>
      </w:pPr>
      <w:r w:rsidRPr="00370BF2">
        <w:rPr>
          <w:rFonts w:ascii="Cambria" w:hAnsi="Cambria" w:cs="Segoe UI Light"/>
          <w:b/>
        </w:rPr>
        <w:t>Code: Principal Component Analysis</w:t>
      </w:r>
    </w:p>
    <w:p w14:paraId="257B8B18" w14:textId="0F93EA11" w:rsidR="00370BF2" w:rsidRDefault="00370BF2" w:rsidP="00464991">
      <w:pPr>
        <w:spacing w:after="0" w:line="240" w:lineRule="auto"/>
        <w:rPr>
          <w:rFonts w:ascii="Cambria" w:hAnsi="Cambria" w:cs="Segoe UI Light"/>
        </w:rPr>
      </w:pPr>
    </w:p>
    <w:p w14:paraId="17E837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pc.bc</w:t>
      </w:r>
      <w:proofErr w:type="spellEnd"/>
      <w:r w:rsidRPr="00370BF2">
        <w:rPr>
          <w:rFonts w:ascii="Cambria" w:hAnsi="Cambria" w:cs="Segoe UI Light"/>
        </w:rPr>
        <w:t>&lt;-</w:t>
      </w:r>
      <w:proofErr w:type="spellStart"/>
      <w:r w:rsidRPr="00370BF2">
        <w:rPr>
          <w:rFonts w:ascii="Cambria" w:hAnsi="Cambria" w:cs="Segoe UI Light"/>
        </w:rPr>
        <w:t>prcomp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r w:rsidRPr="00370BF2">
        <w:rPr>
          <w:rFonts w:ascii="Cambria" w:hAnsi="Cambria" w:cs="Segoe UI Light"/>
        </w:rPr>
        <w:t>bc</w:t>
      </w:r>
      <w:proofErr w:type="spellEnd"/>
      <w:r w:rsidRPr="00370BF2">
        <w:rPr>
          <w:rFonts w:ascii="Cambria" w:hAnsi="Cambria" w:cs="Segoe UI Light"/>
        </w:rPr>
        <w:t>[,-c(1,2)],scale.=TRUE)</w:t>
      </w:r>
    </w:p>
    <w:p w14:paraId="42ADF4E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>&lt;-</w:t>
      </w:r>
      <w:proofErr w:type="spellStart"/>
      <w:r w:rsidRPr="00370BF2">
        <w:rPr>
          <w:rFonts w:ascii="Cambria" w:hAnsi="Cambria" w:cs="Segoe UI Light"/>
        </w:rPr>
        <w:t>pc.bc$x</w:t>
      </w:r>
      <w:proofErr w:type="spellEnd"/>
    </w:p>
    <w:p w14:paraId="2698BC60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#Adding the response column to the PC's data frame</w:t>
      </w:r>
    </w:p>
    <w:p w14:paraId="4C7F77C8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>&lt;-</w:t>
      </w:r>
      <w:proofErr w:type="spellStart"/>
      <w:r w:rsidRPr="00370BF2">
        <w:rPr>
          <w:rFonts w:ascii="Cambria" w:hAnsi="Cambria" w:cs="Segoe UI Light"/>
        </w:rPr>
        <w:t>data.frame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>)</w:t>
      </w:r>
    </w:p>
    <w:p w14:paraId="5123036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pc.bc.scores$Diagnosis</w:t>
      </w:r>
      <w:proofErr w:type="spellEnd"/>
      <w:r w:rsidRPr="00370BF2">
        <w:rPr>
          <w:rFonts w:ascii="Cambria" w:hAnsi="Cambria" w:cs="Segoe UI Light"/>
        </w:rPr>
        <w:t>&lt;-</w:t>
      </w:r>
      <w:proofErr w:type="spellStart"/>
      <w:r w:rsidRPr="00370BF2">
        <w:rPr>
          <w:rFonts w:ascii="Cambria" w:hAnsi="Cambria" w:cs="Segoe UI Light"/>
        </w:rPr>
        <w:t>bc$diagnosis</w:t>
      </w:r>
      <w:proofErr w:type="spellEnd"/>
    </w:p>
    <w:p w14:paraId="47458444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#Use ggplot2 to plot the first few pc's</w:t>
      </w:r>
    </w:p>
    <w:p w14:paraId="50F01159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library(ggplot2)</w:t>
      </w:r>
    </w:p>
    <w:p w14:paraId="24D66B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ggplot</w:t>
      </w:r>
      <w:proofErr w:type="spellEnd"/>
      <w:r w:rsidRPr="00370BF2">
        <w:rPr>
          <w:rFonts w:ascii="Cambria" w:hAnsi="Cambria" w:cs="Segoe UI Light"/>
        </w:rPr>
        <w:t xml:space="preserve">(data = </w:t>
      </w: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 xml:space="preserve">, 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(x = PC1, y = PC2)) +</w:t>
      </w:r>
    </w:p>
    <w:p w14:paraId="50EED99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r w:rsidRPr="00370BF2">
        <w:rPr>
          <w:rFonts w:ascii="Cambria" w:hAnsi="Cambria" w:cs="Segoe UI Light"/>
        </w:rPr>
        <w:t>geom_point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(col=Diagnosis), size=1)+</w:t>
      </w:r>
    </w:p>
    <w:p w14:paraId="761D6F3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r w:rsidRPr="00370BF2">
        <w:rPr>
          <w:rFonts w:ascii="Cambria" w:hAnsi="Cambria" w:cs="Segoe UI Light"/>
        </w:rPr>
        <w:t>ggtitle</w:t>
      </w:r>
      <w:proofErr w:type="spellEnd"/>
      <w:r w:rsidRPr="00370BF2">
        <w:rPr>
          <w:rFonts w:ascii="Cambria" w:hAnsi="Cambria" w:cs="Segoe UI Light"/>
        </w:rPr>
        <w:t>("PCA of Breast Cancer Tumor Biopsies")</w:t>
      </w:r>
    </w:p>
    <w:p w14:paraId="624034C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ggplot</w:t>
      </w:r>
      <w:proofErr w:type="spellEnd"/>
      <w:r w:rsidRPr="00370BF2">
        <w:rPr>
          <w:rFonts w:ascii="Cambria" w:hAnsi="Cambria" w:cs="Segoe UI Light"/>
        </w:rPr>
        <w:t xml:space="preserve">(data = </w:t>
      </w: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 xml:space="preserve">, 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(x = PC2, y = PC3)) +</w:t>
      </w:r>
    </w:p>
    <w:p w14:paraId="5436495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r w:rsidRPr="00370BF2">
        <w:rPr>
          <w:rFonts w:ascii="Cambria" w:hAnsi="Cambria" w:cs="Segoe UI Light"/>
        </w:rPr>
        <w:t>geom_point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(col=Diagnosis), size=1)+</w:t>
      </w:r>
    </w:p>
    <w:p w14:paraId="3887598E" w14:textId="41A8FA55" w:rsidR="00370BF2" w:rsidRPr="009445A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r w:rsidRPr="00370BF2">
        <w:rPr>
          <w:rFonts w:ascii="Cambria" w:hAnsi="Cambria" w:cs="Segoe UI Light"/>
        </w:rPr>
        <w:t>ggtitle</w:t>
      </w:r>
      <w:proofErr w:type="spellEnd"/>
      <w:r w:rsidRPr="00370BF2">
        <w:rPr>
          <w:rFonts w:ascii="Cambria" w:hAnsi="Cambria" w:cs="Segoe UI Light"/>
        </w:rPr>
        <w:t>("PCA of Breast Cancer Tumor Biopsies")</w:t>
      </w:r>
    </w:p>
    <w:p w14:paraId="3F3EBBBA" w14:textId="64B495C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EE1D604" w14:textId="38DC4D8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5E809E2" w14:textId="7CB47CB1" w:rsidR="00464991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Full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69B3936E" w14:textId="4FB3659B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42816DFE" w14:textId="214AFFF6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spellStart"/>
      <w:r w:rsidRPr="003932E9">
        <w:rPr>
          <w:rFonts w:ascii="Cambria" w:hAnsi="Cambria" w:cs="Segoe UI Light"/>
        </w:rPr>
        <w:t>main.glm</w:t>
      </w:r>
      <w:proofErr w:type="spellEnd"/>
      <w:r w:rsidRPr="003932E9">
        <w:rPr>
          <w:rFonts w:ascii="Cambria" w:hAnsi="Cambria" w:cs="Segoe UI Light"/>
        </w:rPr>
        <w:t xml:space="preserve"> &lt;- </w:t>
      </w:r>
      <w:proofErr w:type="spellStart"/>
      <w:r w:rsidRPr="003932E9">
        <w:rPr>
          <w:rFonts w:ascii="Cambria" w:hAnsi="Cambria" w:cs="Segoe UI Light"/>
        </w:rPr>
        <w:t>glm</w:t>
      </w:r>
      <w:proofErr w:type="spellEnd"/>
      <w:r w:rsidRPr="003932E9">
        <w:rPr>
          <w:rFonts w:ascii="Cambria" w:hAnsi="Cambria" w:cs="Segoe UI Light"/>
        </w:rPr>
        <w:t>(diag</w:t>
      </w:r>
      <w:r w:rsidR="000C097D">
        <w:rPr>
          <w:rFonts w:ascii="Cambria" w:hAnsi="Cambria" w:cs="Segoe UI Light"/>
        </w:rPr>
        <w:t>nosis</w:t>
      </w:r>
      <w:r w:rsidRPr="003932E9">
        <w:rPr>
          <w:rFonts w:ascii="Cambria" w:hAnsi="Cambria" w:cs="Segoe UI Light"/>
        </w:rPr>
        <w:t xml:space="preserve"> ~ . , data=</w:t>
      </w:r>
      <w:proofErr w:type="spellStart"/>
      <w:r w:rsidRPr="003932E9">
        <w:rPr>
          <w:rFonts w:ascii="Cambria" w:hAnsi="Cambria" w:cs="Segoe UI Light"/>
        </w:rPr>
        <w:t>bc.</w:t>
      </w:r>
      <w:r>
        <w:rPr>
          <w:rFonts w:ascii="Cambria" w:hAnsi="Cambria" w:cs="Segoe UI Light"/>
        </w:rPr>
        <w:t>c</w:t>
      </w:r>
      <w:r w:rsidRPr="003932E9">
        <w:rPr>
          <w:rFonts w:ascii="Cambria" w:hAnsi="Cambria" w:cs="Segoe UI Light"/>
        </w:rPr>
        <w:t>lean</w:t>
      </w:r>
      <w:proofErr w:type="spellEnd"/>
      <w:r w:rsidRPr="003932E9">
        <w:rPr>
          <w:rFonts w:ascii="Cambria" w:hAnsi="Cambria" w:cs="Segoe UI Light"/>
        </w:rPr>
        <w:t>, family = binomial(link = "logit") , control = list(</w:t>
      </w:r>
      <w:proofErr w:type="spellStart"/>
      <w:r w:rsidRPr="003932E9">
        <w:rPr>
          <w:rFonts w:ascii="Cambria" w:hAnsi="Cambria" w:cs="Segoe UI Light"/>
        </w:rPr>
        <w:t>maxit</w:t>
      </w:r>
      <w:proofErr w:type="spellEnd"/>
      <w:r w:rsidRPr="003932E9">
        <w:rPr>
          <w:rFonts w:ascii="Cambria" w:hAnsi="Cambria" w:cs="Segoe UI Light"/>
        </w:rPr>
        <w:t xml:space="preserve"> = 50))</w:t>
      </w:r>
    </w:p>
    <w:p w14:paraId="7A657D57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summary(</w:t>
      </w:r>
      <w:proofErr w:type="spellStart"/>
      <w:r w:rsidRPr="003932E9">
        <w:rPr>
          <w:rFonts w:ascii="Cambria" w:hAnsi="Cambria" w:cs="Segoe UI Light"/>
        </w:rPr>
        <w:t>main.glm</w:t>
      </w:r>
      <w:proofErr w:type="spellEnd"/>
      <w:r w:rsidRPr="003932E9">
        <w:rPr>
          <w:rFonts w:ascii="Cambria" w:hAnsi="Cambria" w:cs="Segoe UI Light"/>
        </w:rPr>
        <w:t>)</w:t>
      </w:r>
    </w:p>
    <w:p w14:paraId="22866B2B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</w:p>
    <w:p w14:paraId="19CA0E24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# VIF for covariance between Radius, Perimeter, Area</w:t>
      </w:r>
    </w:p>
    <w:p w14:paraId="778D336C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spellStart"/>
      <w:r w:rsidRPr="003932E9">
        <w:rPr>
          <w:rFonts w:ascii="Cambria" w:hAnsi="Cambria" w:cs="Segoe UI Light"/>
        </w:rPr>
        <w:t>vif</w:t>
      </w:r>
      <w:proofErr w:type="spellEnd"/>
      <w:r w:rsidRPr="003932E9">
        <w:rPr>
          <w:rFonts w:ascii="Cambria" w:hAnsi="Cambria" w:cs="Segoe UI Light"/>
        </w:rPr>
        <w:t>(</w:t>
      </w:r>
      <w:proofErr w:type="spellStart"/>
      <w:r w:rsidRPr="003932E9">
        <w:rPr>
          <w:rFonts w:ascii="Cambria" w:hAnsi="Cambria" w:cs="Segoe UI Light"/>
        </w:rPr>
        <w:t>main.glm</w:t>
      </w:r>
      <w:proofErr w:type="spellEnd"/>
      <w:r w:rsidRPr="003932E9">
        <w:rPr>
          <w:rFonts w:ascii="Cambria" w:hAnsi="Cambria" w:cs="Segoe UI Light"/>
        </w:rPr>
        <w:t xml:space="preserve">) -&gt; </w:t>
      </w:r>
      <w:proofErr w:type="spellStart"/>
      <w:r w:rsidRPr="003932E9">
        <w:rPr>
          <w:rFonts w:ascii="Cambria" w:hAnsi="Cambria" w:cs="Segoe UI Light"/>
        </w:rPr>
        <w:t>main.glm.vif</w:t>
      </w:r>
      <w:proofErr w:type="spellEnd"/>
    </w:p>
    <w:p w14:paraId="304DD928" w14:textId="7EFAA6D9" w:rsid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spellStart"/>
      <w:r w:rsidRPr="003932E9">
        <w:rPr>
          <w:rFonts w:ascii="Cambria" w:hAnsi="Cambria" w:cs="Segoe UI Light"/>
        </w:rPr>
        <w:t>main.glm.vif</w:t>
      </w:r>
      <w:proofErr w:type="spellEnd"/>
    </w:p>
    <w:p w14:paraId="0EC5CCD6" w14:textId="554FEAF5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3F50ED59" w14:textId="77777777" w:rsidR="003932E9" w:rsidRDefault="003932E9" w:rsidP="00464991">
      <w:pPr>
        <w:spacing w:after="0" w:line="240" w:lineRule="auto"/>
        <w:rPr>
          <w:rFonts w:ascii="Cambria" w:hAnsi="Cambria" w:cs="Segoe UI Light"/>
        </w:rPr>
      </w:pPr>
    </w:p>
    <w:p w14:paraId="75F5A233" w14:textId="554A4C45" w:rsidR="001D70DA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Simplified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1E5CCCFC" w14:textId="77777777" w:rsidR="000C097D" w:rsidRDefault="000C097D" w:rsidP="00464991">
      <w:pPr>
        <w:spacing w:after="0" w:line="240" w:lineRule="auto"/>
        <w:rPr>
          <w:rFonts w:ascii="Cambria" w:hAnsi="Cambria" w:cs="Segoe UI Light"/>
        </w:rPr>
      </w:pPr>
    </w:p>
    <w:p w14:paraId="6A18F2ED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# REDUCED model removing all "SE"" measurements, all "Worst"", and only using "Area" in place of 'perimeter' and 'radius'</w:t>
      </w:r>
    </w:p>
    <w:p w14:paraId="5A2C6E13" w14:textId="58FC4B0E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 xml:space="preserve"> &lt;- </w:t>
      </w:r>
      <w:proofErr w:type="spellStart"/>
      <w:r w:rsidRPr="004B1F09">
        <w:rPr>
          <w:rFonts w:ascii="Cambria" w:hAnsi="Cambria" w:cs="Segoe UI Light"/>
        </w:rPr>
        <w:t>glm</w:t>
      </w:r>
      <w:proofErr w:type="spellEnd"/>
      <w:r w:rsidRPr="004B1F09">
        <w:rPr>
          <w:rFonts w:ascii="Cambria" w:hAnsi="Cambria" w:cs="Segoe UI Light"/>
        </w:rPr>
        <w:t>(diag</w:t>
      </w:r>
      <w:r w:rsidR="000C097D">
        <w:rPr>
          <w:rFonts w:ascii="Cambria" w:hAnsi="Cambria" w:cs="Segoe UI Light"/>
        </w:rPr>
        <w:t>nosis</w:t>
      </w:r>
      <w:r w:rsidRPr="004B1F09">
        <w:rPr>
          <w:rFonts w:ascii="Cambria" w:hAnsi="Cambria" w:cs="Segoe UI Light"/>
        </w:rPr>
        <w:t xml:space="preserve"> ~ </w:t>
      </w:r>
      <w:proofErr w:type="spellStart"/>
      <w:r w:rsidRPr="004B1F09">
        <w:rPr>
          <w:rFonts w:ascii="Cambria" w:hAnsi="Cambria" w:cs="Segoe UI Light"/>
        </w:rPr>
        <w:t>texture_mean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area_mean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smoothness_mean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compactness_mean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concavity_mean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concave_points_mean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symmetry_mean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fractal_dimension_mean</w:t>
      </w:r>
      <w:proofErr w:type="spellEnd"/>
      <w:r w:rsidRPr="004B1F09">
        <w:rPr>
          <w:rFonts w:ascii="Cambria" w:hAnsi="Cambria" w:cs="Segoe UI Light"/>
        </w:rPr>
        <w:t xml:space="preserve"> , data=</w:t>
      </w:r>
      <w:proofErr w:type="spellStart"/>
      <w:r w:rsidRPr="004B1F09">
        <w:rPr>
          <w:rFonts w:ascii="Cambria" w:hAnsi="Cambria" w:cs="Segoe UI Light"/>
        </w:rPr>
        <w:t>bc.</w:t>
      </w:r>
      <w:r>
        <w:rPr>
          <w:rFonts w:ascii="Cambria" w:hAnsi="Cambria" w:cs="Segoe UI Light"/>
        </w:rPr>
        <w:t>c</w:t>
      </w:r>
      <w:r w:rsidRPr="004B1F09">
        <w:rPr>
          <w:rFonts w:ascii="Cambria" w:hAnsi="Cambria" w:cs="Segoe UI Light"/>
        </w:rPr>
        <w:t>lean</w:t>
      </w:r>
      <w:proofErr w:type="spellEnd"/>
      <w:r w:rsidRPr="004B1F09">
        <w:rPr>
          <w:rFonts w:ascii="Cambria" w:hAnsi="Cambria" w:cs="Segoe UI Light"/>
        </w:rPr>
        <w:t>, family = binomial(link = "logit") , control = list(</w:t>
      </w:r>
      <w:proofErr w:type="spellStart"/>
      <w:r w:rsidRPr="004B1F09">
        <w:rPr>
          <w:rFonts w:ascii="Cambria" w:hAnsi="Cambria" w:cs="Segoe UI Light"/>
        </w:rPr>
        <w:t>maxit</w:t>
      </w:r>
      <w:proofErr w:type="spellEnd"/>
      <w:r w:rsidRPr="004B1F09">
        <w:rPr>
          <w:rFonts w:ascii="Cambria" w:hAnsi="Cambria" w:cs="Segoe UI Light"/>
        </w:rPr>
        <w:t xml:space="preserve"> = 60))</w:t>
      </w:r>
    </w:p>
    <w:p w14:paraId="7587B20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summary(</w:t>
      </w:r>
      <w:proofErr w:type="spellStart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>)</w:t>
      </w:r>
    </w:p>
    <w:p w14:paraId="71C5C2A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4AC99AA5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# VIF for covariance between Radius, Perimeter, Area</w:t>
      </w:r>
    </w:p>
    <w:p w14:paraId="333E904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r w:rsidRPr="004B1F09">
        <w:rPr>
          <w:rFonts w:ascii="Cambria" w:hAnsi="Cambria" w:cs="Segoe UI Light"/>
        </w:rPr>
        <w:t>vif</w:t>
      </w:r>
      <w:proofErr w:type="spellEnd"/>
      <w:r w:rsidRPr="004B1F09">
        <w:rPr>
          <w:rFonts w:ascii="Cambria" w:hAnsi="Cambria" w:cs="Segoe UI Light"/>
        </w:rPr>
        <w:t>(</w:t>
      </w:r>
      <w:proofErr w:type="spellStart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 xml:space="preserve">) -&gt; </w:t>
      </w:r>
      <w:proofErr w:type="spellStart"/>
      <w:r w:rsidRPr="004B1F09">
        <w:rPr>
          <w:rFonts w:ascii="Cambria" w:hAnsi="Cambria" w:cs="Segoe UI Light"/>
        </w:rPr>
        <w:t>redux.glm.vif</w:t>
      </w:r>
      <w:proofErr w:type="spellEnd"/>
    </w:p>
    <w:p w14:paraId="0231893A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r w:rsidRPr="004B1F09">
        <w:rPr>
          <w:rFonts w:ascii="Cambria" w:hAnsi="Cambria" w:cs="Segoe UI Light"/>
        </w:rPr>
        <w:t>redux.glm.vif</w:t>
      </w:r>
      <w:proofErr w:type="spellEnd"/>
    </w:p>
    <w:p w14:paraId="416A2799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207DF4E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 xml:space="preserve">#95% CONFIDENCE INTERVALS </w:t>
      </w:r>
    </w:p>
    <w:p w14:paraId="451E0C3F" w14:textId="1B28DDA5" w:rsidR="001D70DA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r w:rsidRPr="004B1F09">
        <w:rPr>
          <w:rFonts w:ascii="Cambria" w:hAnsi="Cambria" w:cs="Segoe UI Light"/>
        </w:rPr>
        <w:t>confint</w:t>
      </w:r>
      <w:proofErr w:type="spellEnd"/>
      <w:r w:rsidRPr="004B1F09">
        <w:rPr>
          <w:rFonts w:ascii="Cambria" w:hAnsi="Cambria" w:cs="Segoe UI Light"/>
        </w:rPr>
        <w:t>(</w:t>
      </w:r>
      <w:proofErr w:type="spellStart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>, level = 0.95)</w:t>
      </w:r>
    </w:p>
    <w:p w14:paraId="289CE026" w14:textId="254FE1AE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04919BD1" w14:textId="49CFAD80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3F3FE16A" w14:textId="5C9F0C08" w:rsidR="00327F0B" w:rsidRPr="00327F0B" w:rsidRDefault="00327F0B" w:rsidP="00464991">
      <w:pPr>
        <w:spacing w:after="0" w:line="240" w:lineRule="auto"/>
        <w:rPr>
          <w:rFonts w:ascii="Cambria" w:hAnsi="Cambria" w:cs="Segoe UI Light"/>
          <w:b/>
          <w:rPrChange w:id="94" w:author="Otsap, Jeremy" w:date="2019-04-20T14:07:00Z">
            <w:rPr>
              <w:rFonts w:ascii="Cambria" w:hAnsi="Cambria" w:cs="Segoe UI Light"/>
            </w:rPr>
          </w:rPrChange>
        </w:rPr>
      </w:pPr>
      <w:r w:rsidRPr="00327F0B">
        <w:rPr>
          <w:rFonts w:ascii="Cambria" w:hAnsi="Cambria" w:cs="Segoe UI Light"/>
          <w:b/>
          <w:rPrChange w:id="95" w:author="Otsap, Jeremy" w:date="2019-04-20T14:07:00Z">
            <w:rPr>
              <w:rFonts w:ascii="Cambria" w:hAnsi="Cambria" w:cs="Segoe UI Light"/>
            </w:rPr>
          </w:rPrChange>
        </w:rPr>
        <w:t>Code: Logistic Step Feature Selection</w:t>
      </w:r>
    </w:p>
    <w:p w14:paraId="09A8CA05" w14:textId="5C9D7CD3" w:rsidR="00327F0B" w:rsidRDefault="00327F0B" w:rsidP="00464991">
      <w:pPr>
        <w:spacing w:after="0" w:line="240" w:lineRule="auto"/>
        <w:rPr>
          <w:rFonts w:ascii="Cambria" w:hAnsi="Cambria" w:cs="Segoe UI Light"/>
        </w:rPr>
      </w:pPr>
    </w:p>
    <w:p w14:paraId="57E2A823" w14:textId="77777777" w:rsidR="008712AF" w:rsidRPr="008712AF" w:rsidRDefault="008712AF" w:rsidP="008712AF">
      <w:pPr>
        <w:spacing w:after="0" w:line="240" w:lineRule="auto"/>
        <w:rPr>
          <w:rFonts w:ascii="Cambria" w:hAnsi="Cambria" w:cs="Segoe UI Light"/>
        </w:rPr>
      </w:pPr>
      <w:r w:rsidRPr="008712AF">
        <w:rPr>
          <w:rFonts w:ascii="Cambria" w:hAnsi="Cambria" w:cs="Segoe UI Light"/>
        </w:rPr>
        <w:t>#MAIN MODEL STEP SELECTION</w:t>
      </w:r>
    </w:p>
    <w:p w14:paraId="10760111" w14:textId="77777777" w:rsidR="008712AF" w:rsidRPr="008712AF" w:rsidRDefault="008712AF" w:rsidP="008712AF">
      <w:pPr>
        <w:spacing w:after="0" w:line="240" w:lineRule="auto"/>
        <w:rPr>
          <w:rFonts w:ascii="Cambria" w:hAnsi="Cambria" w:cs="Segoe UI Light"/>
        </w:rPr>
      </w:pPr>
    </w:p>
    <w:p w14:paraId="1A139DEE" w14:textId="77777777" w:rsidR="008712AF" w:rsidRPr="008712AF" w:rsidRDefault="008712AF" w:rsidP="008712AF">
      <w:pPr>
        <w:spacing w:after="0" w:line="240" w:lineRule="auto"/>
        <w:rPr>
          <w:rFonts w:ascii="Cambria" w:hAnsi="Cambria" w:cs="Segoe UI Light"/>
        </w:rPr>
      </w:pPr>
      <w:r w:rsidRPr="008712AF">
        <w:rPr>
          <w:rFonts w:ascii="Cambria" w:hAnsi="Cambria" w:cs="Segoe UI Light"/>
        </w:rPr>
        <w:t>library(MASS)</w:t>
      </w:r>
    </w:p>
    <w:p w14:paraId="7D9E6223" w14:textId="77777777" w:rsidR="008712AF" w:rsidRPr="008712AF" w:rsidRDefault="008712AF" w:rsidP="008712AF">
      <w:pPr>
        <w:spacing w:after="0" w:line="240" w:lineRule="auto"/>
        <w:rPr>
          <w:rFonts w:ascii="Cambria" w:hAnsi="Cambria" w:cs="Segoe UI Light"/>
        </w:rPr>
      </w:pPr>
      <w:proofErr w:type="spellStart"/>
      <w:r w:rsidRPr="008712AF">
        <w:rPr>
          <w:rFonts w:ascii="Cambria" w:hAnsi="Cambria" w:cs="Segoe UI Light"/>
        </w:rPr>
        <w:t>main.glm.step</w:t>
      </w:r>
      <w:proofErr w:type="spellEnd"/>
      <w:r w:rsidRPr="008712AF">
        <w:rPr>
          <w:rFonts w:ascii="Cambria" w:hAnsi="Cambria" w:cs="Segoe UI Light"/>
        </w:rPr>
        <w:t xml:space="preserve"> &lt;- </w:t>
      </w:r>
      <w:proofErr w:type="spellStart"/>
      <w:r w:rsidRPr="008712AF">
        <w:rPr>
          <w:rFonts w:ascii="Cambria" w:hAnsi="Cambria" w:cs="Segoe UI Light"/>
        </w:rPr>
        <w:t>stepAIC</w:t>
      </w:r>
      <w:proofErr w:type="spellEnd"/>
      <w:r w:rsidRPr="008712AF">
        <w:rPr>
          <w:rFonts w:ascii="Cambria" w:hAnsi="Cambria" w:cs="Segoe UI Light"/>
        </w:rPr>
        <w:t xml:space="preserve">( </w:t>
      </w:r>
      <w:proofErr w:type="spellStart"/>
      <w:r w:rsidRPr="008712AF">
        <w:rPr>
          <w:rFonts w:ascii="Cambria" w:hAnsi="Cambria" w:cs="Segoe UI Light"/>
        </w:rPr>
        <w:t>main.glm</w:t>
      </w:r>
      <w:proofErr w:type="spellEnd"/>
      <w:r w:rsidRPr="008712AF">
        <w:rPr>
          <w:rFonts w:ascii="Cambria" w:hAnsi="Cambria" w:cs="Segoe UI Light"/>
        </w:rPr>
        <w:t xml:space="preserve">, trace = 1, family = binomial(link = "logit"), direction = "both") </w:t>
      </w:r>
    </w:p>
    <w:p w14:paraId="4027DF23" w14:textId="77777777" w:rsidR="008712AF" w:rsidRPr="008712AF" w:rsidRDefault="008712AF" w:rsidP="008712AF">
      <w:pPr>
        <w:spacing w:after="0" w:line="240" w:lineRule="auto"/>
        <w:rPr>
          <w:rFonts w:ascii="Cambria" w:hAnsi="Cambria" w:cs="Segoe UI Light"/>
        </w:rPr>
      </w:pPr>
      <w:r w:rsidRPr="008712AF">
        <w:rPr>
          <w:rFonts w:ascii="Cambria" w:hAnsi="Cambria" w:cs="Segoe UI Light"/>
        </w:rPr>
        <w:t># step(</w:t>
      </w:r>
      <w:proofErr w:type="spellStart"/>
      <w:r w:rsidRPr="008712AF">
        <w:rPr>
          <w:rFonts w:ascii="Cambria" w:hAnsi="Cambria" w:cs="Segoe UI Light"/>
        </w:rPr>
        <w:t>main.glm</w:t>
      </w:r>
      <w:proofErr w:type="spellEnd"/>
      <w:r w:rsidRPr="008712AF">
        <w:rPr>
          <w:rFonts w:ascii="Cambria" w:hAnsi="Cambria" w:cs="Segoe UI Light"/>
        </w:rPr>
        <w:t xml:space="preserve">, trace = F, scope = list(lower = </w:t>
      </w:r>
      <w:proofErr w:type="spellStart"/>
      <w:r w:rsidRPr="008712AF">
        <w:rPr>
          <w:rFonts w:ascii="Cambria" w:hAnsi="Cambria" w:cs="Segoe UI Light"/>
        </w:rPr>
        <w:t>redux.glm</w:t>
      </w:r>
      <w:proofErr w:type="spellEnd"/>
      <w:r w:rsidRPr="008712AF">
        <w:rPr>
          <w:rFonts w:ascii="Cambria" w:hAnsi="Cambria" w:cs="Segoe UI Light"/>
        </w:rPr>
        <w:t>), direction="both", test="</w:t>
      </w:r>
      <w:proofErr w:type="spellStart"/>
      <w:r w:rsidRPr="008712AF">
        <w:rPr>
          <w:rFonts w:ascii="Cambria" w:hAnsi="Cambria" w:cs="Segoe UI Light"/>
        </w:rPr>
        <w:t>Chisq</w:t>
      </w:r>
      <w:proofErr w:type="spellEnd"/>
      <w:r w:rsidRPr="008712AF">
        <w:rPr>
          <w:rFonts w:ascii="Cambria" w:hAnsi="Cambria" w:cs="Segoe UI Light"/>
        </w:rPr>
        <w:t>", data=</w:t>
      </w:r>
      <w:proofErr w:type="spellStart"/>
      <w:r w:rsidRPr="008712AF">
        <w:rPr>
          <w:rFonts w:ascii="Cambria" w:hAnsi="Cambria" w:cs="Segoe UI Light"/>
        </w:rPr>
        <w:t>bc.clean</w:t>
      </w:r>
      <w:proofErr w:type="spellEnd"/>
      <w:r w:rsidRPr="008712AF">
        <w:rPr>
          <w:rFonts w:ascii="Cambria" w:hAnsi="Cambria" w:cs="Segoe UI Light"/>
        </w:rPr>
        <w:t>)</w:t>
      </w:r>
    </w:p>
    <w:p w14:paraId="54A81675" w14:textId="77777777" w:rsidR="008712AF" w:rsidRPr="008712AF" w:rsidRDefault="008712AF" w:rsidP="008712AF">
      <w:pPr>
        <w:spacing w:after="0" w:line="240" w:lineRule="auto"/>
        <w:rPr>
          <w:rFonts w:ascii="Cambria" w:hAnsi="Cambria" w:cs="Segoe UI Light"/>
        </w:rPr>
      </w:pPr>
    </w:p>
    <w:p w14:paraId="58F4560D" w14:textId="4F72710D" w:rsidR="00327F0B" w:rsidRDefault="008712AF" w:rsidP="008712AF">
      <w:pPr>
        <w:spacing w:after="0" w:line="240" w:lineRule="auto"/>
        <w:rPr>
          <w:rFonts w:ascii="Cambria" w:hAnsi="Cambria" w:cs="Segoe UI Light"/>
        </w:rPr>
      </w:pPr>
      <w:r w:rsidRPr="008712AF">
        <w:rPr>
          <w:rFonts w:ascii="Cambria" w:hAnsi="Cambria" w:cs="Segoe UI Light"/>
        </w:rPr>
        <w:t>plot(</w:t>
      </w:r>
      <w:proofErr w:type="spellStart"/>
      <w:r w:rsidRPr="008712AF">
        <w:rPr>
          <w:rFonts w:ascii="Cambria" w:hAnsi="Cambria" w:cs="Segoe UI Light"/>
        </w:rPr>
        <w:t>main.glm.step</w:t>
      </w:r>
      <w:proofErr w:type="spellEnd"/>
      <w:r w:rsidRPr="008712AF">
        <w:rPr>
          <w:rFonts w:ascii="Cambria" w:hAnsi="Cambria" w:cs="Segoe UI Light"/>
        </w:rPr>
        <w:t>)</w:t>
      </w:r>
    </w:p>
    <w:p w14:paraId="0A05A69F" w14:textId="15D5DFBB" w:rsidR="00327F0B" w:rsidRDefault="00327F0B" w:rsidP="00464991">
      <w:pPr>
        <w:spacing w:after="0" w:line="240" w:lineRule="auto"/>
        <w:rPr>
          <w:rFonts w:ascii="Cambria" w:hAnsi="Cambria" w:cs="Segoe UI Light"/>
        </w:rPr>
      </w:pPr>
    </w:p>
    <w:p w14:paraId="1E0038EE" w14:textId="4A012B5B" w:rsidR="00E802AD" w:rsidRPr="00E802AD" w:rsidRDefault="00E802AD" w:rsidP="00E802AD">
      <w:pPr>
        <w:spacing w:after="0" w:line="240" w:lineRule="auto"/>
        <w:rPr>
          <w:rFonts w:ascii="Cambria" w:hAnsi="Cambria" w:cs="Segoe UI Light"/>
          <w:b/>
        </w:rPr>
      </w:pPr>
      <w:r w:rsidRPr="00E802AD">
        <w:rPr>
          <w:rFonts w:ascii="Cambria" w:hAnsi="Cambria" w:cs="Segoe UI Light"/>
          <w:b/>
        </w:rPr>
        <w:t>Code: Plotting Logistic Regression Simplified Model – Area Mean, Texture Mean, Smoothness Mean</w:t>
      </w:r>
    </w:p>
    <w:p w14:paraId="0994BDF5" w14:textId="2F3593FF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</w:p>
    <w:p w14:paraId="2A481C06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  <w:r w:rsidRPr="00E802AD">
        <w:rPr>
          <w:rFonts w:ascii="Cambria" w:hAnsi="Cambria" w:cs="Segoe UI Light"/>
        </w:rPr>
        <w:t># Area Mean vs Diagnosis</w:t>
      </w:r>
    </w:p>
    <w:p w14:paraId="2B67D89D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  <w:r w:rsidRPr="00E802AD">
        <w:rPr>
          <w:rFonts w:ascii="Cambria" w:hAnsi="Cambria" w:cs="Segoe UI Light"/>
        </w:rPr>
        <w:t>library(</w:t>
      </w:r>
      <w:proofErr w:type="spellStart"/>
      <w:r w:rsidRPr="00E802AD">
        <w:rPr>
          <w:rFonts w:ascii="Cambria" w:hAnsi="Cambria" w:cs="Segoe UI Light"/>
        </w:rPr>
        <w:t>popbio</w:t>
      </w:r>
      <w:proofErr w:type="spellEnd"/>
      <w:r w:rsidRPr="00E802AD">
        <w:rPr>
          <w:rFonts w:ascii="Cambria" w:hAnsi="Cambria" w:cs="Segoe UI Light"/>
        </w:rPr>
        <w:t>)</w:t>
      </w:r>
    </w:p>
    <w:p w14:paraId="49EDCEFC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  <w:proofErr w:type="spellStart"/>
      <w:r w:rsidRPr="00E802AD">
        <w:rPr>
          <w:rFonts w:ascii="Cambria" w:hAnsi="Cambria" w:cs="Segoe UI Light"/>
        </w:rPr>
        <w:t>logi.hist.plot</w:t>
      </w:r>
      <w:proofErr w:type="spellEnd"/>
      <w:r w:rsidRPr="00E802AD">
        <w:rPr>
          <w:rFonts w:ascii="Cambria" w:hAnsi="Cambria" w:cs="Segoe UI Light"/>
        </w:rPr>
        <w:t>(</w:t>
      </w:r>
      <w:proofErr w:type="spellStart"/>
      <w:r w:rsidRPr="00E802AD">
        <w:rPr>
          <w:rFonts w:ascii="Cambria" w:hAnsi="Cambria" w:cs="Segoe UI Light"/>
        </w:rPr>
        <w:t>bc.boolean$radius_mean</w:t>
      </w:r>
      <w:proofErr w:type="spellEnd"/>
      <w:r w:rsidRPr="00E802AD">
        <w:rPr>
          <w:rFonts w:ascii="Cambria" w:hAnsi="Cambria" w:cs="Segoe UI Light"/>
        </w:rPr>
        <w:t xml:space="preserve">, </w:t>
      </w:r>
      <w:proofErr w:type="spellStart"/>
      <w:r w:rsidRPr="00E802AD">
        <w:rPr>
          <w:rFonts w:ascii="Cambria" w:hAnsi="Cambria" w:cs="Segoe UI Light"/>
        </w:rPr>
        <w:t>bc.boolean$diag_bool</w:t>
      </w:r>
      <w:proofErr w:type="spellEnd"/>
      <w:r w:rsidRPr="00E802AD">
        <w:rPr>
          <w:rFonts w:ascii="Cambria" w:hAnsi="Cambria" w:cs="Segoe UI Light"/>
        </w:rPr>
        <w:t xml:space="preserve">, </w:t>
      </w:r>
      <w:proofErr w:type="spellStart"/>
      <w:r w:rsidRPr="00E802AD">
        <w:rPr>
          <w:rFonts w:ascii="Cambria" w:hAnsi="Cambria" w:cs="Segoe UI Light"/>
        </w:rPr>
        <w:t>boxp</w:t>
      </w:r>
      <w:proofErr w:type="spellEnd"/>
      <w:r w:rsidRPr="00E802AD">
        <w:rPr>
          <w:rFonts w:ascii="Cambria" w:hAnsi="Cambria" w:cs="Segoe UI Light"/>
        </w:rPr>
        <w:t xml:space="preserve"> = F, type = "hist")</w:t>
      </w:r>
    </w:p>
    <w:p w14:paraId="432A6C1E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</w:p>
    <w:p w14:paraId="4D829B2E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  <w:r w:rsidRPr="00E802AD">
        <w:rPr>
          <w:rFonts w:ascii="Cambria" w:hAnsi="Cambria" w:cs="Segoe UI Light"/>
        </w:rPr>
        <w:t># Texture Mean vs Diagnosis</w:t>
      </w:r>
    </w:p>
    <w:p w14:paraId="26881D36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  <w:r w:rsidRPr="00E802AD">
        <w:rPr>
          <w:rFonts w:ascii="Cambria" w:hAnsi="Cambria" w:cs="Segoe UI Light"/>
        </w:rPr>
        <w:t>library(</w:t>
      </w:r>
      <w:proofErr w:type="spellStart"/>
      <w:r w:rsidRPr="00E802AD">
        <w:rPr>
          <w:rFonts w:ascii="Cambria" w:hAnsi="Cambria" w:cs="Segoe UI Light"/>
        </w:rPr>
        <w:t>popbio</w:t>
      </w:r>
      <w:proofErr w:type="spellEnd"/>
      <w:r w:rsidRPr="00E802AD">
        <w:rPr>
          <w:rFonts w:ascii="Cambria" w:hAnsi="Cambria" w:cs="Segoe UI Light"/>
        </w:rPr>
        <w:t>)</w:t>
      </w:r>
    </w:p>
    <w:p w14:paraId="4ED570DD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  <w:proofErr w:type="spellStart"/>
      <w:r w:rsidRPr="00E802AD">
        <w:rPr>
          <w:rFonts w:ascii="Cambria" w:hAnsi="Cambria" w:cs="Segoe UI Light"/>
        </w:rPr>
        <w:t>logi.hist.plot</w:t>
      </w:r>
      <w:proofErr w:type="spellEnd"/>
      <w:r w:rsidRPr="00E802AD">
        <w:rPr>
          <w:rFonts w:ascii="Cambria" w:hAnsi="Cambria" w:cs="Segoe UI Light"/>
        </w:rPr>
        <w:t>(</w:t>
      </w:r>
      <w:proofErr w:type="spellStart"/>
      <w:r w:rsidRPr="00E802AD">
        <w:rPr>
          <w:rFonts w:ascii="Cambria" w:hAnsi="Cambria" w:cs="Segoe UI Light"/>
        </w:rPr>
        <w:t>bc.boolean$texture_mean</w:t>
      </w:r>
      <w:proofErr w:type="spellEnd"/>
      <w:r w:rsidRPr="00E802AD">
        <w:rPr>
          <w:rFonts w:ascii="Cambria" w:hAnsi="Cambria" w:cs="Segoe UI Light"/>
        </w:rPr>
        <w:t xml:space="preserve">, </w:t>
      </w:r>
      <w:proofErr w:type="spellStart"/>
      <w:r w:rsidRPr="00E802AD">
        <w:rPr>
          <w:rFonts w:ascii="Cambria" w:hAnsi="Cambria" w:cs="Segoe UI Light"/>
        </w:rPr>
        <w:t>bc.boolean$diag_bool</w:t>
      </w:r>
      <w:proofErr w:type="spellEnd"/>
      <w:r w:rsidRPr="00E802AD">
        <w:rPr>
          <w:rFonts w:ascii="Cambria" w:hAnsi="Cambria" w:cs="Segoe UI Light"/>
        </w:rPr>
        <w:t xml:space="preserve">, </w:t>
      </w:r>
      <w:proofErr w:type="spellStart"/>
      <w:r w:rsidRPr="00E802AD">
        <w:rPr>
          <w:rFonts w:ascii="Cambria" w:hAnsi="Cambria" w:cs="Segoe UI Light"/>
        </w:rPr>
        <w:t>boxp</w:t>
      </w:r>
      <w:proofErr w:type="spellEnd"/>
      <w:r w:rsidRPr="00E802AD">
        <w:rPr>
          <w:rFonts w:ascii="Cambria" w:hAnsi="Cambria" w:cs="Segoe UI Light"/>
        </w:rPr>
        <w:t xml:space="preserve"> = F, type = "hist")</w:t>
      </w:r>
    </w:p>
    <w:p w14:paraId="6D57BCBA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</w:p>
    <w:p w14:paraId="59F021BB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  <w:r w:rsidRPr="00E802AD">
        <w:rPr>
          <w:rFonts w:ascii="Cambria" w:hAnsi="Cambria" w:cs="Segoe UI Light"/>
        </w:rPr>
        <w:t># Smoothness Mean vs Diagnosis</w:t>
      </w:r>
    </w:p>
    <w:p w14:paraId="6C4AEE01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  <w:r w:rsidRPr="00E802AD">
        <w:rPr>
          <w:rFonts w:ascii="Cambria" w:hAnsi="Cambria" w:cs="Segoe UI Light"/>
        </w:rPr>
        <w:t>library(</w:t>
      </w:r>
      <w:proofErr w:type="spellStart"/>
      <w:r w:rsidRPr="00E802AD">
        <w:rPr>
          <w:rFonts w:ascii="Cambria" w:hAnsi="Cambria" w:cs="Segoe UI Light"/>
        </w:rPr>
        <w:t>popbio</w:t>
      </w:r>
      <w:proofErr w:type="spellEnd"/>
      <w:r w:rsidRPr="00E802AD">
        <w:rPr>
          <w:rFonts w:ascii="Cambria" w:hAnsi="Cambria" w:cs="Segoe UI Light"/>
        </w:rPr>
        <w:t>)</w:t>
      </w:r>
    </w:p>
    <w:p w14:paraId="11998BDC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  <w:proofErr w:type="spellStart"/>
      <w:r w:rsidRPr="00E802AD">
        <w:rPr>
          <w:rFonts w:ascii="Cambria" w:hAnsi="Cambria" w:cs="Segoe UI Light"/>
        </w:rPr>
        <w:t>logi.hist.plot</w:t>
      </w:r>
      <w:proofErr w:type="spellEnd"/>
      <w:r w:rsidRPr="00E802AD">
        <w:rPr>
          <w:rFonts w:ascii="Cambria" w:hAnsi="Cambria" w:cs="Segoe UI Light"/>
        </w:rPr>
        <w:t>(</w:t>
      </w:r>
      <w:proofErr w:type="spellStart"/>
      <w:r w:rsidRPr="00E802AD">
        <w:rPr>
          <w:rFonts w:ascii="Cambria" w:hAnsi="Cambria" w:cs="Segoe UI Light"/>
        </w:rPr>
        <w:t>bc.boolean$smoothness_mean</w:t>
      </w:r>
      <w:proofErr w:type="spellEnd"/>
      <w:r w:rsidRPr="00E802AD">
        <w:rPr>
          <w:rFonts w:ascii="Cambria" w:hAnsi="Cambria" w:cs="Segoe UI Light"/>
        </w:rPr>
        <w:t xml:space="preserve">, </w:t>
      </w:r>
      <w:proofErr w:type="spellStart"/>
      <w:r w:rsidRPr="00E802AD">
        <w:rPr>
          <w:rFonts w:ascii="Cambria" w:hAnsi="Cambria" w:cs="Segoe UI Light"/>
        </w:rPr>
        <w:t>bc.boolean$diag_bool</w:t>
      </w:r>
      <w:proofErr w:type="spellEnd"/>
      <w:r w:rsidRPr="00E802AD">
        <w:rPr>
          <w:rFonts w:ascii="Cambria" w:hAnsi="Cambria" w:cs="Segoe UI Light"/>
        </w:rPr>
        <w:t xml:space="preserve">, </w:t>
      </w:r>
      <w:proofErr w:type="spellStart"/>
      <w:r w:rsidRPr="00E802AD">
        <w:rPr>
          <w:rFonts w:ascii="Cambria" w:hAnsi="Cambria" w:cs="Segoe UI Light"/>
        </w:rPr>
        <w:t>boxp</w:t>
      </w:r>
      <w:proofErr w:type="spellEnd"/>
      <w:r w:rsidRPr="00E802AD">
        <w:rPr>
          <w:rFonts w:ascii="Cambria" w:hAnsi="Cambria" w:cs="Segoe UI Light"/>
        </w:rPr>
        <w:t xml:space="preserve"> = F, type = "hist")</w:t>
      </w:r>
    </w:p>
    <w:p w14:paraId="4A973530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</w:p>
    <w:p w14:paraId="25E04A1B" w14:textId="77777777" w:rsidR="00E802AD" w:rsidRPr="00E802AD" w:rsidRDefault="00E802AD" w:rsidP="00E802AD">
      <w:pPr>
        <w:spacing w:after="0" w:line="240" w:lineRule="auto"/>
        <w:rPr>
          <w:rFonts w:ascii="Cambria" w:hAnsi="Cambria" w:cs="Segoe UI Light"/>
        </w:rPr>
      </w:pPr>
    </w:p>
    <w:p w14:paraId="50BC57C9" w14:textId="39C18579" w:rsidR="007F310C" w:rsidRPr="000E5789" w:rsidRDefault="000E5789" w:rsidP="007F310C">
      <w:pPr>
        <w:spacing w:after="0" w:line="240" w:lineRule="auto"/>
        <w:rPr>
          <w:rFonts w:ascii="Cambria" w:hAnsi="Cambria" w:cs="Segoe UI Light"/>
          <w:b/>
        </w:rPr>
      </w:pPr>
      <w:r w:rsidRPr="000E5789">
        <w:rPr>
          <w:rFonts w:ascii="Cambria" w:hAnsi="Cambria" w:cs="Segoe UI Light"/>
          <w:b/>
        </w:rPr>
        <w:t xml:space="preserve">Code: </w:t>
      </w:r>
      <w:r w:rsidR="007F310C" w:rsidRPr="000E5789">
        <w:rPr>
          <w:rFonts w:ascii="Cambria" w:hAnsi="Cambria" w:cs="Segoe UI Light"/>
          <w:b/>
        </w:rPr>
        <w:t>Setting up 5-fold cross-validation</w:t>
      </w:r>
    </w:p>
    <w:p w14:paraId="6480943B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</w:p>
    <w:p w14:paraId="7076220F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ctrl &lt;- </w:t>
      </w:r>
      <w:proofErr w:type="spellStart"/>
      <w:r w:rsidRPr="007F310C">
        <w:rPr>
          <w:rFonts w:ascii="Cambria" w:hAnsi="Cambria" w:cs="Segoe UI Light"/>
        </w:rPr>
        <w:t>trainControl</w:t>
      </w:r>
      <w:proofErr w:type="spellEnd"/>
      <w:r w:rsidRPr="007F310C">
        <w:rPr>
          <w:rFonts w:ascii="Cambria" w:hAnsi="Cambria" w:cs="Segoe UI Light"/>
        </w:rPr>
        <w:t>(method = "cv",</w:t>
      </w:r>
    </w:p>
    <w:p w14:paraId="7F058FE8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                   number = 5)</w:t>
      </w:r>
    </w:p>
    <w:p w14:paraId="1A849628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</w:p>
    <w:p w14:paraId="6B814343" w14:textId="23D100A5" w:rsidR="007F310C" w:rsidRPr="000E5789" w:rsidRDefault="000E5789" w:rsidP="007F310C">
      <w:pPr>
        <w:spacing w:after="0" w:line="240" w:lineRule="auto"/>
        <w:rPr>
          <w:rFonts w:ascii="Cambria" w:hAnsi="Cambria" w:cs="Segoe UI Light"/>
          <w:b/>
        </w:rPr>
      </w:pPr>
      <w:r w:rsidRPr="000E5789">
        <w:rPr>
          <w:rFonts w:ascii="Cambria" w:hAnsi="Cambria" w:cs="Segoe UI Light"/>
          <w:b/>
        </w:rPr>
        <w:t xml:space="preserve">Code: </w:t>
      </w:r>
      <w:r w:rsidR="007F310C" w:rsidRPr="000E5789">
        <w:rPr>
          <w:rFonts w:ascii="Cambria" w:hAnsi="Cambria" w:cs="Segoe UI Light"/>
          <w:b/>
        </w:rPr>
        <w:t>Function for plotting confusion matrices</w:t>
      </w:r>
    </w:p>
    <w:p w14:paraId="5AC5C00E" w14:textId="77777777" w:rsidR="000E5789" w:rsidRDefault="000E5789" w:rsidP="007F310C">
      <w:pPr>
        <w:spacing w:after="0" w:line="240" w:lineRule="auto"/>
        <w:rPr>
          <w:rFonts w:ascii="Cambria" w:hAnsi="Cambria" w:cs="Segoe UI Light"/>
        </w:rPr>
      </w:pPr>
    </w:p>
    <w:p w14:paraId="2EE3066C" w14:textId="1B5D0642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proofErr w:type="spellStart"/>
      <w:r w:rsidRPr="007F310C">
        <w:rPr>
          <w:rFonts w:ascii="Cambria" w:hAnsi="Cambria" w:cs="Segoe UI Light"/>
        </w:rPr>
        <w:t>cm_plot</w:t>
      </w:r>
      <w:proofErr w:type="spellEnd"/>
      <w:r w:rsidRPr="007F310C">
        <w:rPr>
          <w:rFonts w:ascii="Cambria" w:hAnsi="Cambria" w:cs="Segoe UI Light"/>
        </w:rPr>
        <w:t xml:space="preserve"> &lt;- function(ml, title) {</w:t>
      </w:r>
    </w:p>
    <w:p w14:paraId="567A1F9F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</w:t>
      </w:r>
      <w:proofErr w:type="spellStart"/>
      <w:r w:rsidRPr="007F310C">
        <w:rPr>
          <w:rFonts w:ascii="Cambria" w:hAnsi="Cambria" w:cs="Segoe UI Light"/>
        </w:rPr>
        <w:t>confusionMatrix</w:t>
      </w:r>
      <w:proofErr w:type="spellEnd"/>
      <w:r w:rsidRPr="007F310C">
        <w:rPr>
          <w:rFonts w:ascii="Cambria" w:hAnsi="Cambria" w:cs="Segoe UI Light"/>
        </w:rPr>
        <w:t>(ml)$table %&gt;%</w:t>
      </w:r>
    </w:p>
    <w:p w14:paraId="261BEE0E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  round(1) %&gt;%</w:t>
      </w:r>
    </w:p>
    <w:p w14:paraId="18885A04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  </w:t>
      </w:r>
      <w:proofErr w:type="spellStart"/>
      <w:r w:rsidRPr="007F310C">
        <w:rPr>
          <w:rFonts w:ascii="Cambria" w:hAnsi="Cambria" w:cs="Segoe UI Light"/>
        </w:rPr>
        <w:t>fourfoldplot</w:t>
      </w:r>
      <w:proofErr w:type="spellEnd"/>
      <w:r w:rsidRPr="007F310C">
        <w:rPr>
          <w:rFonts w:ascii="Cambria" w:hAnsi="Cambria" w:cs="Segoe UI Light"/>
        </w:rPr>
        <w:t>(</w:t>
      </w:r>
    </w:p>
    <w:p w14:paraId="41F21781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    color = c("#CC6666", "#99CC99"),</w:t>
      </w:r>
    </w:p>
    <w:p w14:paraId="7F7C97B6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    main=title, </w:t>
      </w:r>
    </w:p>
    <w:p w14:paraId="69D517E0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    </w:t>
      </w:r>
      <w:proofErr w:type="spellStart"/>
      <w:r w:rsidRPr="007F310C">
        <w:rPr>
          <w:rFonts w:ascii="Cambria" w:hAnsi="Cambria" w:cs="Segoe UI Light"/>
        </w:rPr>
        <w:t>conf.level</w:t>
      </w:r>
      <w:proofErr w:type="spellEnd"/>
      <w:r w:rsidRPr="007F310C">
        <w:rPr>
          <w:rFonts w:ascii="Cambria" w:hAnsi="Cambria" w:cs="Segoe UI Light"/>
        </w:rPr>
        <w:t xml:space="preserve">=0, </w:t>
      </w:r>
    </w:p>
    <w:p w14:paraId="2F01E8D5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    margin=1</w:t>
      </w:r>
    </w:p>
    <w:p w14:paraId="774E01E7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  )</w:t>
      </w:r>
    </w:p>
    <w:p w14:paraId="06ABE28C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>}</w:t>
      </w:r>
    </w:p>
    <w:p w14:paraId="382ECEF3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</w:p>
    <w:p w14:paraId="76C60296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</w:p>
    <w:p w14:paraId="255E2B2E" w14:textId="743360F3" w:rsidR="007F310C" w:rsidRPr="000E5789" w:rsidRDefault="000E5789" w:rsidP="007F310C">
      <w:pPr>
        <w:spacing w:after="0" w:line="240" w:lineRule="auto"/>
        <w:rPr>
          <w:rFonts w:ascii="Cambria" w:hAnsi="Cambria" w:cs="Segoe UI Light"/>
          <w:b/>
        </w:rPr>
      </w:pPr>
      <w:r w:rsidRPr="000E5789">
        <w:rPr>
          <w:rFonts w:ascii="Cambria" w:hAnsi="Cambria" w:cs="Segoe UI Light"/>
          <w:b/>
        </w:rPr>
        <w:lastRenderedPageBreak/>
        <w:t xml:space="preserve">Code: </w:t>
      </w:r>
      <w:r w:rsidR="007F310C" w:rsidRPr="000E5789">
        <w:rPr>
          <w:rFonts w:ascii="Cambria" w:hAnsi="Cambria" w:cs="Segoe UI Light"/>
          <w:b/>
        </w:rPr>
        <w:t>Logistic Regression</w:t>
      </w:r>
      <w:r w:rsidRPr="000E5789">
        <w:rPr>
          <w:rFonts w:ascii="Cambria" w:hAnsi="Cambria" w:cs="Segoe UI Light"/>
          <w:b/>
        </w:rPr>
        <w:t xml:space="preserve"> [Predictive w/ PCA Components]</w:t>
      </w:r>
    </w:p>
    <w:p w14:paraId="28AB52C3" w14:textId="6690C50F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</w:p>
    <w:p w14:paraId="4F92CE84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>library(e1071)</w:t>
      </w:r>
    </w:p>
    <w:p w14:paraId="4E098953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>logit.ml &lt;- train(</w:t>
      </w:r>
      <w:proofErr w:type="spellStart"/>
      <w:r w:rsidRPr="007F310C">
        <w:rPr>
          <w:rFonts w:ascii="Cambria" w:hAnsi="Cambria" w:cs="Segoe UI Light"/>
        </w:rPr>
        <w:t>pc_wdbc_c</w:t>
      </w:r>
      <w:proofErr w:type="spellEnd"/>
      <w:r w:rsidRPr="007F310C">
        <w:rPr>
          <w:rFonts w:ascii="Cambria" w:hAnsi="Cambria" w:cs="Segoe UI Light"/>
        </w:rPr>
        <w:t xml:space="preserve">~., </w:t>
      </w:r>
      <w:proofErr w:type="spellStart"/>
      <w:r w:rsidRPr="007F310C">
        <w:rPr>
          <w:rFonts w:ascii="Cambria" w:hAnsi="Cambria" w:cs="Segoe UI Light"/>
        </w:rPr>
        <w:t>full_wdbc</w:t>
      </w:r>
      <w:proofErr w:type="spellEnd"/>
      <w:r w:rsidRPr="007F310C">
        <w:rPr>
          <w:rFonts w:ascii="Cambria" w:hAnsi="Cambria" w:cs="Segoe UI Light"/>
        </w:rPr>
        <w:t>, method = "</w:t>
      </w:r>
      <w:proofErr w:type="spellStart"/>
      <w:r w:rsidRPr="007F310C">
        <w:rPr>
          <w:rFonts w:ascii="Cambria" w:hAnsi="Cambria" w:cs="Segoe UI Light"/>
        </w:rPr>
        <w:t>glm</w:t>
      </w:r>
      <w:proofErr w:type="spellEnd"/>
      <w:r w:rsidRPr="007F310C">
        <w:rPr>
          <w:rFonts w:ascii="Cambria" w:hAnsi="Cambria" w:cs="Segoe UI Light"/>
        </w:rPr>
        <w:t xml:space="preserve">", family = "binomial", </w:t>
      </w:r>
      <w:proofErr w:type="spellStart"/>
      <w:r w:rsidRPr="007F310C">
        <w:rPr>
          <w:rFonts w:ascii="Cambria" w:hAnsi="Cambria" w:cs="Segoe UI Light"/>
        </w:rPr>
        <w:t>trControl</w:t>
      </w:r>
      <w:proofErr w:type="spellEnd"/>
      <w:r w:rsidRPr="007F310C">
        <w:rPr>
          <w:rFonts w:ascii="Cambria" w:hAnsi="Cambria" w:cs="Segoe UI Light"/>
        </w:rPr>
        <w:t xml:space="preserve"> =ctrl)</w:t>
      </w:r>
    </w:p>
    <w:p w14:paraId="5EE61A27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logit.cm &lt;- </w:t>
      </w:r>
      <w:proofErr w:type="spellStart"/>
      <w:r w:rsidRPr="007F310C">
        <w:rPr>
          <w:rFonts w:ascii="Cambria" w:hAnsi="Cambria" w:cs="Segoe UI Light"/>
        </w:rPr>
        <w:t>confusionMatrix</w:t>
      </w:r>
      <w:proofErr w:type="spellEnd"/>
      <w:r w:rsidRPr="007F310C">
        <w:rPr>
          <w:rFonts w:ascii="Cambria" w:hAnsi="Cambria" w:cs="Segoe UI Light"/>
        </w:rPr>
        <w:t>(logit.ml)</w:t>
      </w:r>
    </w:p>
    <w:p w14:paraId="3C8644AD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proofErr w:type="spellStart"/>
      <w:r w:rsidRPr="007F310C">
        <w:rPr>
          <w:rFonts w:ascii="Cambria" w:hAnsi="Cambria" w:cs="Segoe UI Light"/>
        </w:rPr>
        <w:t>cm_plot</w:t>
      </w:r>
      <w:proofErr w:type="spellEnd"/>
      <w:r w:rsidRPr="007F310C">
        <w:rPr>
          <w:rFonts w:ascii="Cambria" w:hAnsi="Cambria" w:cs="Segoe UI Light"/>
        </w:rPr>
        <w:t>(logit.ml, "Logistic Regression")</w:t>
      </w:r>
    </w:p>
    <w:p w14:paraId="06057A04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proofErr w:type="spellStart"/>
      <w:r w:rsidRPr="007F310C">
        <w:rPr>
          <w:rFonts w:ascii="Cambria" w:hAnsi="Cambria" w:cs="Segoe UI Light"/>
        </w:rPr>
        <w:t>logit.metrics</w:t>
      </w:r>
      <w:proofErr w:type="spellEnd"/>
      <w:r w:rsidRPr="007F310C">
        <w:rPr>
          <w:rFonts w:ascii="Cambria" w:hAnsi="Cambria" w:cs="Segoe UI Light"/>
        </w:rPr>
        <w:t xml:space="preserve"> &lt;- </w:t>
      </w:r>
      <w:proofErr w:type="spellStart"/>
      <w:r w:rsidRPr="007F310C">
        <w:rPr>
          <w:rFonts w:ascii="Cambria" w:hAnsi="Cambria" w:cs="Segoe UI Light"/>
        </w:rPr>
        <w:t>data.frame</w:t>
      </w:r>
      <w:proofErr w:type="spellEnd"/>
      <w:r w:rsidRPr="007F310C">
        <w:rPr>
          <w:rFonts w:ascii="Cambria" w:hAnsi="Cambria" w:cs="Segoe UI Light"/>
        </w:rPr>
        <w:t xml:space="preserve"> (</w:t>
      </w:r>
    </w:p>
    <w:p w14:paraId="1B26A4C7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"Model" = "Logistic Regression",</w:t>
      </w:r>
    </w:p>
    <w:p w14:paraId="348C180C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"Accuracy" = (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 xml:space="preserve">[1,1] +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>[2,2])/100,</w:t>
      </w:r>
    </w:p>
    <w:p w14:paraId="7D834F36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"Recall" =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>[2,2] / (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 xml:space="preserve">[2,2] +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>[1,2]),</w:t>
      </w:r>
    </w:p>
    <w:p w14:paraId="3182B611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"Precision" =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>[2,2] / (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 xml:space="preserve">[2,1] +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>[2,2]),</w:t>
      </w:r>
    </w:p>
    <w:p w14:paraId="7E8F6FEE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"FNR" = (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>[1,2] / (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 xml:space="preserve">[2,2] +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>[1,2])),</w:t>
      </w:r>
    </w:p>
    <w:p w14:paraId="5FC601C8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 xml:space="preserve">  "</w:t>
      </w:r>
      <w:proofErr w:type="spellStart"/>
      <w:r w:rsidRPr="007F310C">
        <w:rPr>
          <w:rFonts w:ascii="Cambria" w:hAnsi="Cambria" w:cs="Segoe UI Light"/>
        </w:rPr>
        <w:t>Fscore</w:t>
      </w:r>
      <w:proofErr w:type="spellEnd"/>
      <w:r w:rsidRPr="007F310C">
        <w:rPr>
          <w:rFonts w:ascii="Cambria" w:hAnsi="Cambria" w:cs="Segoe UI Light"/>
        </w:rPr>
        <w:t xml:space="preserve">" = (2 *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 xml:space="preserve">[2,2]) / (2 *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 xml:space="preserve">[2,2] +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 xml:space="preserve">[1,2] + </w:t>
      </w:r>
      <w:proofErr w:type="spellStart"/>
      <w:r w:rsidRPr="007F310C">
        <w:rPr>
          <w:rFonts w:ascii="Cambria" w:hAnsi="Cambria" w:cs="Segoe UI Light"/>
        </w:rPr>
        <w:t>logit.cm$table</w:t>
      </w:r>
      <w:proofErr w:type="spellEnd"/>
      <w:r w:rsidRPr="007F310C">
        <w:rPr>
          <w:rFonts w:ascii="Cambria" w:hAnsi="Cambria" w:cs="Segoe UI Light"/>
        </w:rPr>
        <w:t>[2,1])</w:t>
      </w:r>
    </w:p>
    <w:p w14:paraId="4A3F4D77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r w:rsidRPr="007F310C">
        <w:rPr>
          <w:rFonts w:ascii="Cambria" w:hAnsi="Cambria" w:cs="Segoe UI Light"/>
        </w:rPr>
        <w:t>)</w:t>
      </w:r>
    </w:p>
    <w:p w14:paraId="798BB913" w14:textId="77777777" w:rsidR="007F310C" w:rsidRPr="007F310C" w:rsidRDefault="007F310C" w:rsidP="007F310C">
      <w:pPr>
        <w:spacing w:after="0" w:line="240" w:lineRule="auto"/>
        <w:rPr>
          <w:rFonts w:ascii="Cambria" w:hAnsi="Cambria" w:cs="Segoe UI Light"/>
        </w:rPr>
      </w:pPr>
      <w:proofErr w:type="spellStart"/>
      <w:r w:rsidRPr="007F310C">
        <w:rPr>
          <w:rFonts w:ascii="Cambria" w:hAnsi="Cambria" w:cs="Segoe UI Light"/>
        </w:rPr>
        <w:t>logit.metrics</w:t>
      </w:r>
      <w:proofErr w:type="spellEnd"/>
    </w:p>
    <w:p w14:paraId="48F4C4BA" w14:textId="140077EB" w:rsidR="00327F0B" w:rsidRDefault="00327F0B" w:rsidP="007F310C">
      <w:pPr>
        <w:spacing w:after="0" w:line="240" w:lineRule="auto"/>
        <w:rPr>
          <w:rFonts w:ascii="Cambria" w:hAnsi="Cambria" w:cs="Segoe UI Light"/>
        </w:rPr>
      </w:pPr>
    </w:p>
    <w:p w14:paraId="1CB991DB" w14:textId="161D346F" w:rsidR="007F310C" w:rsidRDefault="007F310C" w:rsidP="007F310C">
      <w:pPr>
        <w:spacing w:after="0" w:line="240" w:lineRule="auto"/>
        <w:rPr>
          <w:rFonts w:ascii="Cambria" w:hAnsi="Cambria" w:cs="Segoe UI Light"/>
        </w:rPr>
      </w:pPr>
    </w:p>
    <w:p w14:paraId="605450B9" w14:textId="2323AE4A" w:rsidR="000E5789" w:rsidRPr="000E5789" w:rsidRDefault="000E5789" w:rsidP="000E5789">
      <w:pPr>
        <w:spacing w:after="0" w:line="240" w:lineRule="auto"/>
        <w:rPr>
          <w:rFonts w:ascii="Cambria" w:hAnsi="Cambria" w:cs="Segoe UI Light"/>
          <w:b/>
        </w:rPr>
      </w:pPr>
      <w:r w:rsidRPr="000E5789">
        <w:rPr>
          <w:rFonts w:ascii="Cambria" w:hAnsi="Cambria" w:cs="Segoe UI Light"/>
          <w:b/>
        </w:rPr>
        <w:t xml:space="preserve">Code: </w:t>
      </w:r>
      <w:r w:rsidRPr="000E5789">
        <w:rPr>
          <w:rFonts w:ascii="Cambria" w:hAnsi="Cambria" w:cs="Segoe UI Light"/>
          <w:b/>
        </w:rPr>
        <w:t xml:space="preserve">k-Nearest </w:t>
      </w:r>
      <w:r w:rsidRPr="000E5789">
        <w:rPr>
          <w:rFonts w:ascii="Cambria" w:hAnsi="Cambria" w:cs="Segoe UI Light"/>
          <w:b/>
        </w:rPr>
        <w:t>Neighbors</w:t>
      </w:r>
    </w:p>
    <w:p w14:paraId="11D9A800" w14:textId="77777777" w:rsidR="000E5789" w:rsidRDefault="000E5789" w:rsidP="000E5789">
      <w:pPr>
        <w:spacing w:after="0" w:line="240" w:lineRule="auto"/>
        <w:rPr>
          <w:rFonts w:ascii="Cambria" w:hAnsi="Cambria" w:cs="Segoe UI Light"/>
        </w:rPr>
      </w:pPr>
    </w:p>
    <w:p w14:paraId="10C3EAD1" w14:textId="69AC4B82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>knn.ml &lt;- train(</w:t>
      </w:r>
      <w:proofErr w:type="spellStart"/>
      <w:r w:rsidRPr="000E5789">
        <w:rPr>
          <w:rFonts w:ascii="Cambria" w:hAnsi="Cambria" w:cs="Segoe UI Light"/>
        </w:rPr>
        <w:t>pc_wdbc_c</w:t>
      </w:r>
      <w:proofErr w:type="spellEnd"/>
      <w:r w:rsidRPr="000E5789">
        <w:rPr>
          <w:rFonts w:ascii="Cambria" w:hAnsi="Cambria" w:cs="Segoe UI Light"/>
        </w:rPr>
        <w:t xml:space="preserve">~., </w:t>
      </w:r>
      <w:proofErr w:type="spellStart"/>
      <w:r w:rsidRPr="000E5789">
        <w:rPr>
          <w:rFonts w:ascii="Cambria" w:hAnsi="Cambria" w:cs="Segoe UI Light"/>
        </w:rPr>
        <w:t>full_wdbc</w:t>
      </w:r>
      <w:proofErr w:type="spellEnd"/>
      <w:r w:rsidRPr="000E5789">
        <w:rPr>
          <w:rFonts w:ascii="Cambria" w:hAnsi="Cambria" w:cs="Segoe UI Light"/>
        </w:rPr>
        <w:t>, method = "</w:t>
      </w:r>
      <w:proofErr w:type="spellStart"/>
      <w:r w:rsidRPr="000E5789">
        <w:rPr>
          <w:rFonts w:ascii="Cambria" w:hAnsi="Cambria" w:cs="Segoe UI Light"/>
        </w:rPr>
        <w:t>knn</w:t>
      </w:r>
      <w:proofErr w:type="spellEnd"/>
      <w:r w:rsidRPr="000E5789">
        <w:rPr>
          <w:rFonts w:ascii="Cambria" w:hAnsi="Cambria" w:cs="Segoe UI Light"/>
        </w:rPr>
        <w:t xml:space="preserve">", </w:t>
      </w:r>
      <w:proofErr w:type="spellStart"/>
      <w:r w:rsidRPr="000E5789">
        <w:rPr>
          <w:rFonts w:ascii="Cambria" w:hAnsi="Cambria" w:cs="Segoe UI Light"/>
        </w:rPr>
        <w:t>trControl</w:t>
      </w:r>
      <w:proofErr w:type="spellEnd"/>
      <w:r w:rsidRPr="000E5789">
        <w:rPr>
          <w:rFonts w:ascii="Cambria" w:hAnsi="Cambria" w:cs="Segoe UI Light"/>
        </w:rPr>
        <w:t xml:space="preserve"> =ctrl)</w:t>
      </w:r>
    </w:p>
    <w:p w14:paraId="47141AA8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knn.cm &lt;- </w:t>
      </w:r>
      <w:proofErr w:type="spellStart"/>
      <w:r w:rsidRPr="000E5789">
        <w:rPr>
          <w:rFonts w:ascii="Cambria" w:hAnsi="Cambria" w:cs="Segoe UI Light"/>
        </w:rPr>
        <w:t>confusionMatrix</w:t>
      </w:r>
      <w:proofErr w:type="spellEnd"/>
      <w:r w:rsidRPr="000E5789">
        <w:rPr>
          <w:rFonts w:ascii="Cambria" w:hAnsi="Cambria" w:cs="Segoe UI Light"/>
        </w:rPr>
        <w:t>(knn.ml)</w:t>
      </w:r>
    </w:p>
    <w:p w14:paraId="694F8ADA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cm_plot</w:t>
      </w:r>
      <w:proofErr w:type="spellEnd"/>
      <w:r w:rsidRPr="000E5789">
        <w:rPr>
          <w:rFonts w:ascii="Cambria" w:hAnsi="Cambria" w:cs="Segoe UI Light"/>
        </w:rPr>
        <w:t>(knn.ml, "</w:t>
      </w:r>
      <w:proofErr w:type="spellStart"/>
      <w:r w:rsidRPr="000E5789">
        <w:rPr>
          <w:rFonts w:ascii="Cambria" w:hAnsi="Cambria" w:cs="Segoe UI Light"/>
        </w:rPr>
        <w:t>kNN</w:t>
      </w:r>
      <w:proofErr w:type="spellEnd"/>
      <w:r w:rsidRPr="000E5789">
        <w:rPr>
          <w:rFonts w:ascii="Cambria" w:hAnsi="Cambria" w:cs="Segoe UI Light"/>
        </w:rPr>
        <w:t>")</w:t>
      </w:r>
    </w:p>
    <w:p w14:paraId="2B8EB5A6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knn.metrics</w:t>
      </w:r>
      <w:proofErr w:type="spellEnd"/>
      <w:r w:rsidRPr="000E5789">
        <w:rPr>
          <w:rFonts w:ascii="Cambria" w:hAnsi="Cambria" w:cs="Segoe UI Light"/>
        </w:rPr>
        <w:t xml:space="preserve"> &lt;- </w:t>
      </w:r>
      <w:proofErr w:type="spellStart"/>
      <w:r w:rsidRPr="000E5789">
        <w:rPr>
          <w:rFonts w:ascii="Cambria" w:hAnsi="Cambria" w:cs="Segoe UI Light"/>
        </w:rPr>
        <w:t>data.frame</w:t>
      </w:r>
      <w:proofErr w:type="spellEnd"/>
      <w:r w:rsidRPr="000E5789">
        <w:rPr>
          <w:rFonts w:ascii="Cambria" w:hAnsi="Cambria" w:cs="Segoe UI Light"/>
        </w:rPr>
        <w:t xml:space="preserve"> (</w:t>
      </w:r>
    </w:p>
    <w:p w14:paraId="1CDB5CBA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"Model" = "k-NN",</w:t>
      </w:r>
    </w:p>
    <w:p w14:paraId="2681009F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"Accuracy" = (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 xml:space="preserve">[1,1] +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>[2,2])/100,</w:t>
      </w:r>
    </w:p>
    <w:p w14:paraId="3E019E51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"Recall" =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>[2,2] / (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 xml:space="preserve">[2,2] +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>[1,2]),</w:t>
      </w:r>
    </w:p>
    <w:p w14:paraId="5F235900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"Precision" =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>[2,2] / (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 xml:space="preserve">[2,1] +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>[2,2]),</w:t>
      </w:r>
    </w:p>
    <w:p w14:paraId="6A1A2B17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"FNR" = (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>[1,2] / (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 xml:space="preserve">[2,2] +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>[1,2])),</w:t>
      </w:r>
    </w:p>
    <w:p w14:paraId="08F4063F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</w:t>
      </w:r>
      <w:proofErr w:type="spellStart"/>
      <w:r w:rsidRPr="000E5789">
        <w:rPr>
          <w:rFonts w:ascii="Cambria" w:hAnsi="Cambria" w:cs="Segoe UI Light"/>
        </w:rPr>
        <w:t>Fscore</w:t>
      </w:r>
      <w:proofErr w:type="spellEnd"/>
      <w:r w:rsidRPr="000E5789">
        <w:rPr>
          <w:rFonts w:ascii="Cambria" w:hAnsi="Cambria" w:cs="Segoe UI Light"/>
        </w:rPr>
        <w:t xml:space="preserve">" = (2 *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 xml:space="preserve">[2,2]) / (2 *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 xml:space="preserve">[2,2] +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 xml:space="preserve">[1,2] + </w:t>
      </w:r>
      <w:proofErr w:type="spellStart"/>
      <w:r w:rsidRPr="000E5789">
        <w:rPr>
          <w:rFonts w:ascii="Cambria" w:hAnsi="Cambria" w:cs="Segoe UI Light"/>
        </w:rPr>
        <w:t>knn.cm$table</w:t>
      </w:r>
      <w:proofErr w:type="spellEnd"/>
      <w:r w:rsidRPr="000E5789">
        <w:rPr>
          <w:rFonts w:ascii="Cambria" w:hAnsi="Cambria" w:cs="Segoe UI Light"/>
        </w:rPr>
        <w:t>[2,1])</w:t>
      </w:r>
    </w:p>
    <w:p w14:paraId="14A06027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>)</w:t>
      </w:r>
    </w:p>
    <w:p w14:paraId="679573A9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knn.metrics</w:t>
      </w:r>
      <w:proofErr w:type="spellEnd"/>
    </w:p>
    <w:p w14:paraId="1B2824BA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</w:p>
    <w:p w14:paraId="6E15C384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</w:p>
    <w:p w14:paraId="53FA97E3" w14:textId="10C406CF" w:rsidR="000E5789" w:rsidRPr="000E5789" w:rsidRDefault="000E5789" w:rsidP="000E5789">
      <w:pPr>
        <w:spacing w:after="0" w:line="240" w:lineRule="auto"/>
        <w:rPr>
          <w:rFonts w:ascii="Cambria" w:hAnsi="Cambria" w:cs="Segoe UI Light"/>
          <w:b/>
        </w:rPr>
      </w:pPr>
      <w:r w:rsidRPr="000E5789">
        <w:rPr>
          <w:rFonts w:ascii="Cambria" w:hAnsi="Cambria" w:cs="Segoe UI Light"/>
          <w:b/>
        </w:rPr>
        <w:t xml:space="preserve">Code: </w:t>
      </w:r>
      <w:r w:rsidRPr="000E5789">
        <w:rPr>
          <w:rFonts w:ascii="Cambria" w:hAnsi="Cambria" w:cs="Segoe UI Light"/>
          <w:b/>
        </w:rPr>
        <w:t>Random Forest</w:t>
      </w:r>
    </w:p>
    <w:p w14:paraId="4FA1BFE6" w14:textId="47E890E8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</w:p>
    <w:p w14:paraId="0B4BABA1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>rf.ml &lt;- train(</w:t>
      </w:r>
      <w:proofErr w:type="spellStart"/>
      <w:r w:rsidRPr="000E5789">
        <w:rPr>
          <w:rFonts w:ascii="Cambria" w:hAnsi="Cambria" w:cs="Segoe UI Light"/>
        </w:rPr>
        <w:t>pc_wdbc_c</w:t>
      </w:r>
      <w:proofErr w:type="spellEnd"/>
      <w:r w:rsidRPr="000E5789">
        <w:rPr>
          <w:rFonts w:ascii="Cambria" w:hAnsi="Cambria" w:cs="Segoe UI Light"/>
        </w:rPr>
        <w:t xml:space="preserve">~., </w:t>
      </w:r>
      <w:proofErr w:type="spellStart"/>
      <w:r w:rsidRPr="000E5789">
        <w:rPr>
          <w:rFonts w:ascii="Cambria" w:hAnsi="Cambria" w:cs="Segoe UI Light"/>
        </w:rPr>
        <w:t>full_wdbc</w:t>
      </w:r>
      <w:proofErr w:type="spellEnd"/>
      <w:r w:rsidRPr="000E5789">
        <w:rPr>
          <w:rFonts w:ascii="Cambria" w:hAnsi="Cambria" w:cs="Segoe UI Light"/>
        </w:rPr>
        <w:t xml:space="preserve">, method = "rf", </w:t>
      </w:r>
      <w:proofErr w:type="spellStart"/>
      <w:r w:rsidRPr="000E5789">
        <w:rPr>
          <w:rFonts w:ascii="Cambria" w:hAnsi="Cambria" w:cs="Segoe UI Light"/>
        </w:rPr>
        <w:t>trControl</w:t>
      </w:r>
      <w:proofErr w:type="spellEnd"/>
      <w:r w:rsidRPr="000E5789">
        <w:rPr>
          <w:rFonts w:ascii="Cambria" w:hAnsi="Cambria" w:cs="Segoe UI Light"/>
        </w:rPr>
        <w:t xml:space="preserve"> =ctrl)</w:t>
      </w:r>
    </w:p>
    <w:p w14:paraId="7104077E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rf.cm &lt;- </w:t>
      </w:r>
      <w:proofErr w:type="spellStart"/>
      <w:r w:rsidRPr="000E5789">
        <w:rPr>
          <w:rFonts w:ascii="Cambria" w:hAnsi="Cambria" w:cs="Segoe UI Light"/>
        </w:rPr>
        <w:t>confusionMatrix</w:t>
      </w:r>
      <w:proofErr w:type="spellEnd"/>
      <w:r w:rsidRPr="000E5789">
        <w:rPr>
          <w:rFonts w:ascii="Cambria" w:hAnsi="Cambria" w:cs="Segoe UI Light"/>
        </w:rPr>
        <w:t>(rf.ml)</w:t>
      </w:r>
    </w:p>
    <w:p w14:paraId="42A05BF8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cm_plot</w:t>
      </w:r>
      <w:proofErr w:type="spellEnd"/>
      <w:r w:rsidRPr="000E5789">
        <w:rPr>
          <w:rFonts w:ascii="Cambria" w:hAnsi="Cambria" w:cs="Segoe UI Light"/>
        </w:rPr>
        <w:t>(rf.ml, "Random Forest")</w:t>
      </w:r>
    </w:p>
    <w:p w14:paraId="1CF501DA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rf.metrics</w:t>
      </w:r>
      <w:proofErr w:type="spellEnd"/>
      <w:r w:rsidRPr="000E5789">
        <w:rPr>
          <w:rFonts w:ascii="Cambria" w:hAnsi="Cambria" w:cs="Segoe UI Light"/>
        </w:rPr>
        <w:t xml:space="preserve"> &lt;- </w:t>
      </w:r>
      <w:proofErr w:type="spellStart"/>
      <w:r w:rsidRPr="000E5789">
        <w:rPr>
          <w:rFonts w:ascii="Cambria" w:hAnsi="Cambria" w:cs="Segoe UI Light"/>
        </w:rPr>
        <w:t>data.frame</w:t>
      </w:r>
      <w:proofErr w:type="spellEnd"/>
      <w:r w:rsidRPr="000E5789">
        <w:rPr>
          <w:rFonts w:ascii="Cambria" w:hAnsi="Cambria" w:cs="Segoe UI Light"/>
        </w:rPr>
        <w:t xml:space="preserve"> (</w:t>
      </w:r>
    </w:p>
    <w:p w14:paraId="7E54C9FB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"Model" = "Random Forest",</w:t>
      </w:r>
    </w:p>
    <w:p w14:paraId="15D58E75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"Accuracy" = (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 xml:space="preserve">[1,1] +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>[2,2])/100,</w:t>
      </w:r>
    </w:p>
    <w:p w14:paraId="3CC6E41D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"Recall" =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>[2,2] / (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 xml:space="preserve">[2,2] +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>[1,2]),</w:t>
      </w:r>
    </w:p>
    <w:p w14:paraId="3529FC8F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"Precision" =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>[2,2] / (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 xml:space="preserve">[2,1] +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>[2,2]),</w:t>
      </w:r>
    </w:p>
    <w:p w14:paraId="26CAD37E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"FNR" = (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>[1,2] / (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 xml:space="preserve">[2,2] +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>[1,2])),</w:t>
      </w:r>
    </w:p>
    <w:p w14:paraId="4E203E92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  "</w:t>
      </w:r>
      <w:proofErr w:type="spellStart"/>
      <w:r w:rsidRPr="000E5789">
        <w:rPr>
          <w:rFonts w:ascii="Cambria" w:hAnsi="Cambria" w:cs="Segoe UI Light"/>
        </w:rPr>
        <w:t>Fscore</w:t>
      </w:r>
      <w:proofErr w:type="spellEnd"/>
      <w:r w:rsidRPr="000E5789">
        <w:rPr>
          <w:rFonts w:ascii="Cambria" w:hAnsi="Cambria" w:cs="Segoe UI Light"/>
        </w:rPr>
        <w:t xml:space="preserve">" = (2 *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 xml:space="preserve">[2,2]) / (2 *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 xml:space="preserve">[2,2] +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 xml:space="preserve">[1,2] + </w:t>
      </w:r>
      <w:proofErr w:type="spellStart"/>
      <w:r w:rsidRPr="000E5789">
        <w:rPr>
          <w:rFonts w:ascii="Cambria" w:hAnsi="Cambria" w:cs="Segoe UI Light"/>
        </w:rPr>
        <w:t>rf.cm$table</w:t>
      </w:r>
      <w:proofErr w:type="spellEnd"/>
      <w:r w:rsidRPr="000E5789">
        <w:rPr>
          <w:rFonts w:ascii="Cambria" w:hAnsi="Cambria" w:cs="Segoe UI Light"/>
        </w:rPr>
        <w:t>[2,1])</w:t>
      </w:r>
    </w:p>
    <w:p w14:paraId="460D50EA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>)</w:t>
      </w:r>
    </w:p>
    <w:p w14:paraId="07E5EDBD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rf.metrics</w:t>
      </w:r>
      <w:proofErr w:type="spellEnd"/>
    </w:p>
    <w:p w14:paraId="1ADE1F23" w14:textId="18CB3FDA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</w:p>
    <w:p w14:paraId="565D5363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</w:p>
    <w:p w14:paraId="5554D65A" w14:textId="544286DF" w:rsidR="000E5789" w:rsidRPr="000E5789" w:rsidRDefault="000E5789" w:rsidP="000E5789">
      <w:pPr>
        <w:spacing w:after="0" w:line="240" w:lineRule="auto"/>
        <w:rPr>
          <w:rFonts w:ascii="Cambria" w:hAnsi="Cambria" w:cs="Segoe UI Light"/>
          <w:b/>
        </w:rPr>
      </w:pPr>
      <w:r w:rsidRPr="000E5789">
        <w:rPr>
          <w:rFonts w:ascii="Cambria" w:hAnsi="Cambria" w:cs="Segoe UI Light"/>
          <w:b/>
        </w:rPr>
        <w:lastRenderedPageBreak/>
        <w:t xml:space="preserve">Code: </w:t>
      </w:r>
      <w:r w:rsidRPr="000E5789">
        <w:rPr>
          <w:rFonts w:ascii="Cambria" w:hAnsi="Cambria" w:cs="Segoe UI Light"/>
          <w:b/>
        </w:rPr>
        <w:t>Model Performance - Confusion Matrices</w:t>
      </w:r>
    </w:p>
    <w:p w14:paraId="2C12CF46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>#Take a look at all confusion matrices:</w:t>
      </w:r>
    </w:p>
    <w:p w14:paraId="68A67C68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>par(</w:t>
      </w:r>
      <w:proofErr w:type="spellStart"/>
      <w:r w:rsidRPr="000E5789">
        <w:rPr>
          <w:rFonts w:ascii="Cambria" w:hAnsi="Cambria" w:cs="Segoe UI Light"/>
        </w:rPr>
        <w:t>mfrow</w:t>
      </w:r>
      <w:proofErr w:type="spellEnd"/>
      <w:r w:rsidRPr="000E5789">
        <w:rPr>
          <w:rFonts w:ascii="Cambria" w:hAnsi="Cambria" w:cs="Segoe UI Light"/>
        </w:rPr>
        <w:t>=c(1,3))</w:t>
      </w:r>
    </w:p>
    <w:p w14:paraId="55FF82AA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cm_plot</w:t>
      </w:r>
      <w:proofErr w:type="spellEnd"/>
      <w:r w:rsidRPr="000E5789">
        <w:rPr>
          <w:rFonts w:ascii="Cambria" w:hAnsi="Cambria" w:cs="Segoe UI Light"/>
        </w:rPr>
        <w:t>(knn.ml, "k-NN")</w:t>
      </w:r>
    </w:p>
    <w:p w14:paraId="46448847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cm_plot</w:t>
      </w:r>
      <w:proofErr w:type="spellEnd"/>
      <w:r w:rsidRPr="000E5789">
        <w:rPr>
          <w:rFonts w:ascii="Cambria" w:hAnsi="Cambria" w:cs="Segoe UI Light"/>
        </w:rPr>
        <w:t>(logit.ml, "Logistic Regression")</w:t>
      </w:r>
    </w:p>
    <w:p w14:paraId="4E2CE16F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cm_plot</w:t>
      </w:r>
      <w:proofErr w:type="spellEnd"/>
      <w:r w:rsidRPr="000E5789">
        <w:rPr>
          <w:rFonts w:ascii="Cambria" w:hAnsi="Cambria" w:cs="Segoe UI Light"/>
        </w:rPr>
        <w:t>(rf.ml, "Random Forest")</w:t>
      </w:r>
    </w:p>
    <w:p w14:paraId="3B144931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</w:p>
    <w:p w14:paraId="1448BC6A" w14:textId="36C42218" w:rsidR="000E5789" w:rsidRPr="000E5789" w:rsidRDefault="000E5789" w:rsidP="000E5789">
      <w:pPr>
        <w:spacing w:after="0" w:line="240" w:lineRule="auto"/>
        <w:rPr>
          <w:rFonts w:ascii="Cambria" w:hAnsi="Cambria" w:cs="Segoe UI Light"/>
          <w:b/>
        </w:rPr>
      </w:pPr>
      <w:r w:rsidRPr="000E5789">
        <w:rPr>
          <w:rFonts w:ascii="Cambria" w:hAnsi="Cambria" w:cs="Segoe UI Light"/>
          <w:b/>
        </w:rPr>
        <w:t xml:space="preserve">Code: </w:t>
      </w:r>
      <w:r w:rsidRPr="000E5789">
        <w:rPr>
          <w:rFonts w:ascii="Cambria" w:hAnsi="Cambria" w:cs="Segoe UI Light"/>
          <w:b/>
        </w:rPr>
        <w:t>Model Performance - Metrics:</w:t>
      </w:r>
    </w:p>
    <w:p w14:paraId="154CE139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 xml:space="preserve">metrics1 &lt;- </w:t>
      </w:r>
      <w:proofErr w:type="spellStart"/>
      <w:r w:rsidRPr="000E5789">
        <w:rPr>
          <w:rFonts w:ascii="Cambria" w:hAnsi="Cambria" w:cs="Segoe UI Light"/>
        </w:rPr>
        <w:t>rbind</w:t>
      </w:r>
      <w:proofErr w:type="spellEnd"/>
      <w:r w:rsidRPr="000E5789">
        <w:rPr>
          <w:rFonts w:ascii="Cambria" w:hAnsi="Cambria" w:cs="Segoe UI Light"/>
        </w:rPr>
        <w:t>(</w:t>
      </w:r>
      <w:proofErr w:type="spellStart"/>
      <w:r w:rsidRPr="000E5789">
        <w:rPr>
          <w:rFonts w:ascii="Cambria" w:hAnsi="Cambria" w:cs="Segoe UI Light"/>
        </w:rPr>
        <w:t>knn.metrics,logit.metrics</w:t>
      </w:r>
      <w:proofErr w:type="spellEnd"/>
      <w:r w:rsidRPr="000E5789">
        <w:rPr>
          <w:rFonts w:ascii="Cambria" w:hAnsi="Cambria" w:cs="Segoe UI Light"/>
        </w:rPr>
        <w:t xml:space="preserve">, </w:t>
      </w:r>
      <w:proofErr w:type="spellStart"/>
      <w:r w:rsidRPr="000E5789">
        <w:rPr>
          <w:rFonts w:ascii="Cambria" w:hAnsi="Cambria" w:cs="Segoe UI Light"/>
        </w:rPr>
        <w:t>rf.metrics</w:t>
      </w:r>
      <w:proofErr w:type="spellEnd"/>
      <w:r w:rsidRPr="000E5789">
        <w:rPr>
          <w:rFonts w:ascii="Cambria" w:hAnsi="Cambria" w:cs="Segoe UI Light"/>
        </w:rPr>
        <w:t>)</w:t>
      </w:r>
    </w:p>
    <w:p w14:paraId="41690C6B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r w:rsidRPr="000E5789">
        <w:rPr>
          <w:rFonts w:ascii="Cambria" w:hAnsi="Cambria" w:cs="Segoe UI Light"/>
        </w:rPr>
        <w:t>metrics1 # Taking a look at everything together</w:t>
      </w:r>
    </w:p>
    <w:p w14:paraId="760E2E00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ggplot</w:t>
      </w:r>
      <w:proofErr w:type="spellEnd"/>
      <w:r w:rsidRPr="000E5789">
        <w:rPr>
          <w:rFonts w:ascii="Cambria" w:hAnsi="Cambria" w:cs="Segoe UI Light"/>
        </w:rPr>
        <w:t xml:space="preserve">(metrics1,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(Model, Accuracy)) + </w:t>
      </w:r>
      <w:proofErr w:type="spellStart"/>
      <w:r w:rsidRPr="000E5789">
        <w:rPr>
          <w:rFonts w:ascii="Cambria" w:hAnsi="Cambria" w:cs="Segoe UI Light"/>
        </w:rPr>
        <w:t>geom_bar</w:t>
      </w:r>
      <w:proofErr w:type="spellEnd"/>
      <w:r w:rsidRPr="000E5789">
        <w:rPr>
          <w:rFonts w:ascii="Cambria" w:hAnsi="Cambria" w:cs="Segoe UI Light"/>
        </w:rPr>
        <w:t xml:space="preserve">(stat="identity",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(fill=Model)) + </w:t>
      </w:r>
      <w:proofErr w:type="spellStart"/>
      <w:r w:rsidRPr="000E5789">
        <w:rPr>
          <w:rFonts w:ascii="Cambria" w:hAnsi="Cambria" w:cs="Segoe UI Light"/>
        </w:rPr>
        <w:t>coord_cartesian</w:t>
      </w:r>
      <w:proofErr w:type="spellEnd"/>
      <w:r w:rsidRPr="000E5789">
        <w:rPr>
          <w:rFonts w:ascii="Cambria" w:hAnsi="Cambria" w:cs="Segoe UI Light"/>
        </w:rPr>
        <w:t>(</w:t>
      </w:r>
      <w:proofErr w:type="spellStart"/>
      <w:r w:rsidRPr="000E5789">
        <w:rPr>
          <w:rFonts w:ascii="Cambria" w:hAnsi="Cambria" w:cs="Segoe UI Light"/>
        </w:rPr>
        <w:t>ylim</w:t>
      </w:r>
      <w:proofErr w:type="spellEnd"/>
      <w:r w:rsidRPr="000E5789">
        <w:rPr>
          <w:rFonts w:ascii="Cambria" w:hAnsi="Cambria" w:cs="Segoe UI Light"/>
        </w:rPr>
        <w:t xml:space="preserve">=c(0.9,1)) + </w:t>
      </w:r>
      <w:proofErr w:type="spellStart"/>
      <w:r w:rsidRPr="000E5789">
        <w:rPr>
          <w:rFonts w:ascii="Cambria" w:hAnsi="Cambria" w:cs="Segoe UI Light"/>
        </w:rPr>
        <w:t>ggtitle</w:t>
      </w:r>
      <w:proofErr w:type="spellEnd"/>
      <w:r w:rsidRPr="000E5789">
        <w:rPr>
          <w:rFonts w:ascii="Cambria" w:hAnsi="Cambria" w:cs="Segoe UI Light"/>
        </w:rPr>
        <w:t>("Accuracy")</w:t>
      </w:r>
    </w:p>
    <w:p w14:paraId="19079AA2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ggplot</w:t>
      </w:r>
      <w:proofErr w:type="spellEnd"/>
      <w:r w:rsidRPr="000E5789">
        <w:rPr>
          <w:rFonts w:ascii="Cambria" w:hAnsi="Cambria" w:cs="Segoe UI Light"/>
        </w:rPr>
        <w:t xml:space="preserve">(metrics1,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(Model, Recall)) + </w:t>
      </w:r>
      <w:proofErr w:type="spellStart"/>
      <w:r w:rsidRPr="000E5789">
        <w:rPr>
          <w:rFonts w:ascii="Cambria" w:hAnsi="Cambria" w:cs="Segoe UI Light"/>
        </w:rPr>
        <w:t>geom_bar</w:t>
      </w:r>
      <w:proofErr w:type="spellEnd"/>
      <w:r w:rsidRPr="000E5789">
        <w:rPr>
          <w:rFonts w:ascii="Cambria" w:hAnsi="Cambria" w:cs="Segoe UI Light"/>
        </w:rPr>
        <w:t xml:space="preserve">(stat="identity",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(fill=Model)) + </w:t>
      </w:r>
      <w:proofErr w:type="spellStart"/>
      <w:r w:rsidRPr="000E5789">
        <w:rPr>
          <w:rFonts w:ascii="Cambria" w:hAnsi="Cambria" w:cs="Segoe UI Light"/>
        </w:rPr>
        <w:t>coord_cartesian</w:t>
      </w:r>
      <w:proofErr w:type="spellEnd"/>
      <w:r w:rsidRPr="000E5789">
        <w:rPr>
          <w:rFonts w:ascii="Cambria" w:hAnsi="Cambria" w:cs="Segoe UI Light"/>
        </w:rPr>
        <w:t>(</w:t>
      </w:r>
      <w:proofErr w:type="spellStart"/>
      <w:r w:rsidRPr="000E5789">
        <w:rPr>
          <w:rFonts w:ascii="Cambria" w:hAnsi="Cambria" w:cs="Segoe UI Light"/>
        </w:rPr>
        <w:t>ylim</w:t>
      </w:r>
      <w:proofErr w:type="spellEnd"/>
      <w:r w:rsidRPr="000E5789">
        <w:rPr>
          <w:rFonts w:ascii="Cambria" w:hAnsi="Cambria" w:cs="Segoe UI Light"/>
        </w:rPr>
        <w:t xml:space="preserve">=c(0.9,1)) + </w:t>
      </w:r>
      <w:proofErr w:type="spellStart"/>
      <w:r w:rsidRPr="000E5789">
        <w:rPr>
          <w:rFonts w:ascii="Cambria" w:hAnsi="Cambria" w:cs="Segoe UI Light"/>
        </w:rPr>
        <w:t>ggtitle</w:t>
      </w:r>
      <w:proofErr w:type="spellEnd"/>
      <w:r w:rsidRPr="000E5789">
        <w:rPr>
          <w:rFonts w:ascii="Cambria" w:hAnsi="Cambria" w:cs="Segoe UI Light"/>
        </w:rPr>
        <w:t>("Recall")</w:t>
      </w:r>
    </w:p>
    <w:p w14:paraId="53C3EA3A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ggplot</w:t>
      </w:r>
      <w:proofErr w:type="spellEnd"/>
      <w:r w:rsidRPr="000E5789">
        <w:rPr>
          <w:rFonts w:ascii="Cambria" w:hAnsi="Cambria" w:cs="Segoe UI Light"/>
        </w:rPr>
        <w:t xml:space="preserve">(metrics1,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(Model, Precision)) + </w:t>
      </w:r>
      <w:proofErr w:type="spellStart"/>
      <w:r w:rsidRPr="000E5789">
        <w:rPr>
          <w:rFonts w:ascii="Cambria" w:hAnsi="Cambria" w:cs="Segoe UI Light"/>
        </w:rPr>
        <w:t>geom_bar</w:t>
      </w:r>
      <w:proofErr w:type="spellEnd"/>
      <w:r w:rsidRPr="000E5789">
        <w:rPr>
          <w:rFonts w:ascii="Cambria" w:hAnsi="Cambria" w:cs="Segoe UI Light"/>
        </w:rPr>
        <w:t xml:space="preserve">(stat="identity",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(fill=Model)) + </w:t>
      </w:r>
      <w:proofErr w:type="spellStart"/>
      <w:r w:rsidRPr="000E5789">
        <w:rPr>
          <w:rFonts w:ascii="Cambria" w:hAnsi="Cambria" w:cs="Segoe UI Light"/>
        </w:rPr>
        <w:t>coord_cartesian</w:t>
      </w:r>
      <w:proofErr w:type="spellEnd"/>
      <w:r w:rsidRPr="000E5789">
        <w:rPr>
          <w:rFonts w:ascii="Cambria" w:hAnsi="Cambria" w:cs="Segoe UI Light"/>
        </w:rPr>
        <w:t>(</w:t>
      </w:r>
      <w:proofErr w:type="spellStart"/>
      <w:r w:rsidRPr="000E5789">
        <w:rPr>
          <w:rFonts w:ascii="Cambria" w:hAnsi="Cambria" w:cs="Segoe UI Light"/>
        </w:rPr>
        <w:t>ylim</w:t>
      </w:r>
      <w:proofErr w:type="spellEnd"/>
      <w:r w:rsidRPr="000E5789">
        <w:rPr>
          <w:rFonts w:ascii="Cambria" w:hAnsi="Cambria" w:cs="Segoe UI Light"/>
        </w:rPr>
        <w:t xml:space="preserve">=c(0.8,1)) + </w:t>
      </w:r>
      <w:proofErr w:type="spellStart"/>
      <w:r w:rsidRPr="000E5789">
        <w:rPr>
          <w:rFonts w:ascii="Cambria" w:hAnsi="Cambria" w:cs="Segoe UI Light"/>
        </w:rPr>
        <w:t>ggtitle</w:t>
      </w:r>
      <w:proofErr w:type="spellEnd"/>
      <w:r w:rsidRPr="000E5789">
        <w:rPr>
          <w:rFonts w:ascii="Cambria" w:hAnsi="Cambria" w:cs="Segoe UI Light"/>
        </w:rPr>
        <w:t>("Precision")</w:t>
      </w:r>
    </w:p>
    <w:p w14:paraId="1DFDA7D0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ggplot</w:t>
      </w:r>
      <w:proofErr w:type="spellEnd"/>
      <w:r w:rsidRPr="000E5789">
        <w:rPr>
          <w:rFonts w:ascii="Cambria" w:hAnsi="Cambria" w:cs="Segoe UI Light"/>
        </w:rPr>
        <w:t xml:space="preserve">(metrics1,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(Model, FNR)) + </w:t>
      </w:r>
      <w:proofErr w:type="spellStart"/>
      <w:r w:rsidRPr="000E5789">
        <w:rPr>
          <w:rFonts w:ascii="Cambria" w:hAnsi="Cambria" w:cs="Segoe UI Light"/>
        </w:rPr>
        <w:t>geom_bar</w:t>
      </w:r>
      <w:proofErr w:type="spellEnd"/>
      <w:r w:rsidRPr="000E5789">
        <w:rPr>
          <w:rFonts w:ascii="Cambria" w:hAnsi="Cambria" w:cs="Segoe UI Light"/>
        </w:rPr>
        <w:t xml:space="preserve">(stat="identity",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(fill=Model)) + </w:t>
      </w:r>
      <w:proofErr w:type="spellStart"/>
      <w:r w:rsidRPr="000E5789">
        <w:rPr>
          <w:rFonts w:ascii="Cambria" w:hAnsi="Cambria" w:cs="Segoe UI Light"/>
        </w:rPr>
        <w:t>coord_cartesian</w:t>
      </w:r>
      <w:proofErr w:type="spellEnd"/>
      <w:r w:rsidRPr="000E5789">
        <w:rPr>
          <w:rFonts w:ascii="Cambria" w:hAnsi="Cambria" w:cs="Segoe UI Light"/>
        </w:rPr>
        <w:t>(</w:t>
      </w:r>
      <w:proofErr w:type="spellStart"/>
      <w:r w:rsidRPr="000E5789">
        <w:rPr>
          <w:rFonts w:ascii="Cambria" w:hAnsi="Cambria" w:cs="Segoe UI Light"/>
        </w:rPr>
        <w:t>ylim</w:t>
      </w:r>
      <w:proofErr w:type="spellEnd"/>
      <w:r w:rsidRPr="000E5789">
        <w:rPr>
          <w:rFonts w:ascii="Cambria" w:hAnsi="Cambria" w:cs="Segoe UI Light"/>
        </w:rPr>
        <w:t xml:space="preserve">=c(0,0.05)) + </w:t>
      </w:r>
      <w:proofErr w:type="spellStart"/>
      <w:r w:rsidRPr="000E5789">
        <w:rPr>
          <w:rFonts w:ascii="Cambria" w:hAnsi="Cambria" w:cs="Segoe UI Light"/>
        </w:rPr>
        <w:t>ggtitle</w:t>
      </w:r>
      <w:proofErr w:type="spellEnd"/>
      <w:r w:rsidRPr="000E5789">
        <w:rPr>
          <w:rFonts w:ascii="Cambria" w:hAnsi="Cambria" w:cs="Segoe UI Light"/>
        </w:rPr>
        <w:t>("False Negative Rate")</w:t>
      </w:r>
    </w:p>
    <w:p w14:paraId="271B89E4" w14:textId="77777777" w:rsidR="000E5789" w:rsidRPr="000E5789" w:rsidRDefault="000E5789" w:rsidP="000E5789">
      <w:pPr>
        <w:spacing w:after="0" w:line="240" w:lineRule="auto"/>
        <w:rPr>
          <w:rFonts w:ascii="Cambria" w:hAnsi="Cambria" w:cs="Segoe UI Light"/>
        </w:rPr>
      </w:pPr>
      <w:proofErr w:type="spellStart"/>
      <w:r w:rsidRPr="000E5789">
        <w:rPr>
          <w:rFonts w:ascii="Cambria" w:hAnsi="Cambria" w:cs="Segoe UI Light"/>
        </w:rPr>
        <w:t>ggplot</w:t>
      </w:r>
      <w:proofErr w:type="spellEnd"/>
      <w:r w:rsidRPr="000E5789">
        <w:rPr>
          <w:rFonts w:ascii="Cambria" w:hAnsi="Cambria" w:cs="Segoe UI Light"/>
        </w:rPr>
        <w:t xml:space="preserve">(metrics1,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(Model, </w:t>
      </w:r>
      <w:proofErr w:type="spellStart"/>
      <w:r w:rsidRPr="000E5789">
        <w:rPr>
          <w:rFonts w:ascii="Cambria" w:hAnsi="Cambria" w:cs="Segoe UI Light"/>
        </w:rPr>
        <w:t>Fscore</w:t>
      </w:r>
      <w:proofErr w:type="spellEnd"/>
      <w:r w:rsidRPr="000E5789">
        <w:rPr>
          <w:rFonts w:ascii="Cambria" w:hAnsi="Cambria" w:cs="Segoe UI Light"/>
        </w:rPr>
        <w:t xml:space="preserve">)) + </w:t>
      </w:r>
      <w:proofErr w:type="spellStart"/>
      <w:r w:rsidRPr="000E5789">
        <w:rPr>
          <w:rFonts w:ascii="Cambria" w:hAnsi="Cambria" w:cs="Segoe UI Light"/>
        </w:rPr>
        <w:t>geom_bar</w:t>
      </w:r>
      <w:proofErr w:type="spellEnd"/>
      <w:r w:rsidRPr="000E5789">
        <w:rPr>
          <w:rFonts w:ascii="Cambria" w:hAnsi="Cambria" w:cs="Segoe UI Light"/>
        </w:rPr>
        <w:t xml:space="preserve">(stat="identity", </w:t>
      </w:r>
      <w:proofErr w:type="spellStart"/>
      <w:r w:rsidRPr="000E5789">
        <w:rPr>
          <w:rFonts w:ascii="Cambria" w:hAnsi="Cambria" w:cs="Segoe UI Light"/>
        </w:rPr>
        <w:t>aes</w:t>
      </w:r>
      <w:proofErr w:type="spellEnd"/>
      <w:r w:rsidRPr="000E5789">
        <w:rPr>
          <w:rFonts w:ascii="Cambria" w:hAnsi="Cambria" w:cs="Segoe UI Light"/>
        </w:rPr>
        <w:t xml:space="preserve">(fill=Model)) + </w:t>
      </w:r>
      <w:proofErr w:type="spellStart"/>
      <w:r w:rsidRPr="000E5789">
        <w:rPr>
          <w:rFonts w:ascii="Cambria" w:hAnsi="Cambria" w:cs="Segoe UI Light"/>
        </w:rPr>
        <w:t>coord_cartesian</w:t>
      </w:r>
      <w:proofErr w:type="spellEnd"/>
      <w:r w:rsidRPr="000E5789">
        <w:rPr>
          <w:rFonts w:ascii="Cambria" w:hAnsi="Cambria" w:cs="Segoe UI Light"/>
        </w:rPr>
        <w:t>(</w:t>
      </w:r>
      <w:proofErr w:type="spellStart"/>
      <w:r w:rsidRPr="000E5789">
        <w:rPr>
          <w:rFonts w:ascii="Cambria" w:hAnsi="Cambria" w:cs="Segoe UI Light"/>
        </w:rPr>
        <w:t>ylim</w:t>
      </w:r>
      <w:proofErr w:type="spellEnd"/>
      <w:r w:rsidRPr="000E5789">
        <w:rPr>
          <w:rFonts w:ascii="Cambria" w:hAnsi="Cambria" w:cs="Segoe UI Light"/>
        </w:rPr>
        <w:t xml:space="preserve">=c(0.9,1)) + </w:t>
      </w:r>
      <w:proofErr w:type="spellStart"/>
      <w:r w:rsidRPr="000E5789">
        <w:rPr>
          <w:rFonts w:ascii="Cambria" w:hAnsi="Cambria" w:cs="Segoe UI Light"/>
        </w:rPr>
        <w:t>ggtitle</w:t>
      </w:r>
      <w:proofErr w:type="spellEnd"/>
      <w:r w:rsidRPr="000E5789">
        <w:rPr>
          <w:rFonts w:ascii="Cambria" w:hAnsi="Cambria" w:cs="Segoe UI Light"/>
        </w:rPr>
        <w:t>("F score")</w:t>
      </w:r>
    </w:p>
    <w:p w14:paraId="26CB4457" w14:textId="77777777" w:rsidR="007F310C" w:rsidRDefault="007F310C" w:rsidP="007F310C">
      <w:pPr>
        <w:spacing w:after="0" w:line="240" w:lineRule="auto"/>
        <w:rPr>
          <w:rFonts w:ascii="Cambria" w:hAnsi="Cambria" w:cs="Segoe UI Light"/>
        </w:rPr>
      </w:pPr>
    </w:p>
    <w:p w14:paraId="3CF4EA2E" w14:textId="1AC8B829" w:rsidR="00327F0B" w:rsidRDefault="00327F0B" w:rsidP="00464991">
      <w:pPr>
        <w:spacing w:after="0" w:line="240" w:lineRule="auto"/>
        <w:rPr>
          <w:rFonts w:ascii="Cambria" w:hAnsi="Cambria" w:cs="Segoe UI Light"/>
        </w:rPr>
      </w:pPr>
    </w:p>
    <w:p w14:paraId="214DC162" w14:textId="3F0080D4" w:rsidR="00327F0B" w:rsidRDefault="00327F0B" w:rsidP="00464991">
      <w:pPr>
        <w:spacing w:after="0" w:line="240" w:lineRule="auto"/>
        <w:rPr>
          <w:rFonts w:ascii="Cambria" w:hAnsi="Cambria" w:cs="Segoe UI Light"/>
        </w:rPr>
      </w:pPr>
    </w:p>
    <w:p w14:paraId="115B0FA6" w14:textId="6D74037B" w:rsidR="00327F0B" w:rsidRDefault="00327F0B" w:rsidP="00464991">
      <w:pPr>
        <w:spacing w:after="0" w:line="240" w:lineRule="auto"/>
        <w:rPr>
          <w:rFonts w:ascii="Cambria" w:hAnsi="Cambria" w:cs="Segoe UI Light"/>
        </w:rPr>
      </w:pPr>
    </w:p>
    <w:p w14:paraId="16B67E05" w14:textId="720D54DD" w:rsidR="00327F0B" w:rsidRDefault="00327F0B" w:rsidP="00464991">
      <w:pPr>
        <w:spacing w:after="0" w:line="240" w:lineRule="auto"/>
        <w:rPr>
          <w:rFonts w:ascii="Cambria" w:hAnsi="Cambria" w:cs="Segoe UI Light"/>
        </w:rPr>
      </w:pPr>
    </w:p>
    <w:p w14:paraId="047D9454" w14:textId="60B01FAC" w:rsidR="00327F0B" w:rsidRDefault="00327F0B" w:rsidP="00464991">
      <w:pPr>
        <w:spacing w:after="0" w:line="240" w:lineRule="auto"/>
        <w:rPr>
          <w:rFonts w:ascii="Cambria" w:hAnsi="Cambria" w:cs="Segoe UI Light"/>
        </w:rPr>
      </w:pPr>
    </w:p>
    <w:p w14:paraId="5FBBFC6C" w14:textId="77777777" w:rsidR="00327F0B" w:rsidRPr="009445A2" w:rsidRDefault="00327F0B" w:rsidP="00464991">
      <w:pPr>
        <w:spacing w:after="0" w:line="240" w:lineRule="auto"/>
        <w:rPr>
          <w:rFonts w:ascii="Cambria" w:hAnsi="Cambria" w:cs="Segoe UI Light"/>
        </w:rPr>
      </w:pPr>
    </w:p>
    <w:p w14:paraId="67438BE3" w14:textId="255A771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A971E86" w14:textId="327AAF8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7ABC3E1" w14:textId="0386445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0F78608" w14:textId="42DDB9F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F35445A" w14:textId="498C0CE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CD8F74E" w14:textId="4A9433F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2997EC4" w14:textId="45A0F35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A4AED8" w14:textId="2AD4649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22EF2F" w14:textId="243EB61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4DD60C9" w14:textId="0BD6C83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9CC1E4E" w14:textId="36B369E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BF1CAE3" w14:textId="26011A64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35E4373" w14:textId="224E537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E3E686" w14:textId="0F0F7FA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0A1868E" w14:textId="2FB3E1B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2E6BAB7" w14:textId="77777777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sectPr w:rsidR="00464991" w:rsidRPr="009445A2" w:rsidSect="00ED3A30">
      <w:headerReference w:type="default" r:id="rId44"/>
      <w:pgSz w:w="12240" w:h="15840"/>
      <w:pgMar w:top="1440" w:right="63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BE5E8" w14:textId="77777777" w:rsidR="00BA1C49" w:rsidRDefault="00BA1C49" w:rsidP="00AC00E2">
      <w:pPr>
        <w:spacing w:after="0" w:line="240" w:lineRule="auto"/>
      </w:pPr>
      <w:r>
        <w:separator/>
      </w:r>
    </w:p>
  </w:endnote>
  <w:endnote w:type="continuationSeparator" w:id="0">
    <w:p w14:paraId="377A0B5B" w14:textId="77777777" w:rsidR="00BA1C49" w:rsidRDefault="00BA1C49" w:rsidP="00AC0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charset w:val="86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2D6BC" w14:textId="77777777" w:rsidR="00BA1C49" w:rsidRDefault="00BA1C49" w:rsidP="00AC00E2">
      <w:pPr>
        <w:spacing w:after="0" w:line="240" w:lineRule="auto"/>
      </w:pPr>
      <w:r>
        <w:separator/>
      </w:r>
    </w:p>
  </w:footnote>
  <w:footnote w:type="continuationSeparator" w:id="0">
    <w:p w14:paraId="056C074B" w14:textId="77777777" w:rsidR="00BA1C49" w:rsidRDefault="00BA1C49" w:rsidP="00AC0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3A8DA" w14:textId="4F2BE342" w:rsidR="00BB7B01" w:rsidRDefault="00BB7B01" w:rsidP="006462FE">
    <w:pPr>
      <w:pStyle w:val="Header"/>
    </w:pPr>
    <w:r>
      <w:t>Stats 6372 (402)</w:t>
    </w:r>
    <w:r>
      <w:tab/>
    </w:r>
    <w:r>
      <w:tab/>
      <w:t>Jeremy Otsap</w:t>
    </w:r>
  </w:p>
  <w:p w14:paraId="408BAAB7" w14:textId="13428681" w:rsidR="00BB7B01" w:rsidRDefault="00BB7B01">
    <w:pPr>
      <w:pStyle w:val="Header"/>
    </w:pPr>
    <w:r>
      <w:t>Project 2</w:t>
    </w:r>
    <w:r>
      <w:tab/>
    </w:r>
    <w:r>
      <w:tab/>
    </w:r>
    <w:r w:rsidRPr="00EA2C48">
      <w:t>Tej Tenmattam</w:t>
    </w:r>
  </w:p>
  <w:p w14:paraId="086769CB" w14:textId="7E72B9A5" w:rsidR="00BB7B01" w:rsidRDefault="00BB7B01">
    <w:pPr>
      <w:pStyle w:val="Header"/>
    </w:pPr>
    <w:r>
      <w:tab/>
    </w:r>
    <w:r>
      <w:tab/>
      <w:t>Arnold Zhang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61248"/>
    <w:multiLevelType w:val="hybridMultilevel"/>
    <w:tmpl w:val="854EAB26"/>
    <w:lvl w:ilvl="0" w:tplc="73C85C1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368E1"/>
    <w:multiLevelType w:val="hybridMultilevel"/>
    <w:tmpl w:val="7CF07E86"/>
    <w:lvl w:ilvl="0" w:tplc="72E8D1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B3630E"/>
    <w:multiLevelType w:val="hybridMultilevel"/>
    <w:tmpl w:val="A5145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314576"/>
    <w:multiLevelType w:val="hybridMultilevel"/>
    <w:tmpl w:val="261E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6C6348"/>
    <w:multiLevelType w:val="hybridMultilevel"/>
    <w:tmpl w:val="1548D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Otsap, Jeremy">
    <w15:presenceInfo w15:providerId="AD" w15:userId="S-1-5-21-1348084339-127748045-929701000-2240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BBB"/>
    <w:rsid w:val="00006E60"/>
    <w:rsid w:val="00006FC3"/>
    <w:rsid w:val="000079FB"/>
    <w:rsid w:val="00012110"/>
    <w:rsid w:val="00013AA3"/>
    <w:rsid w:val="00017D95"/>
    <w:rsid w:val="00017EE6"/>
    <w:rsid w:val="00021EFA"/>
    <w:rsid w:val="00022028"/>
    <w:rsid w:val="0004249D"/>
    <w:rsid w:val="0005090A"/>
    <w:rsid w:val="00055164"/>
    <w:rsid w:val="0007267A"/>
    <w:rsid w:val="00073FB3"/>
    <w:rsid w:val="000776F8"/>
    <w:rsid w:val="0007778E"/>
    <w:rsid w:val="00081C82"/>
    <w:rsid w:val="000A0BBE"/>
    <w:rsid w:val="000A1326"/>
    <w:rsid w:val="000B389A"/>
    <w:rsid w:val="000B3A63"/>
    <w:rsid w:val="000B3F39"/>
    <w:rsid w:val="000B4A25"/>
    <w:rsid w:val="000C097D"/>
    <w:rsid w:val="000C3308"/>
    <w:rsid w:val="000D754A"/>
    <w:rsid w:val="000E0427"/>
    <w:rsid w:val="000E47A1"/>
    <w:rsid w:val="000E5789"/>
    <w:rsid w:val="000E74AD"/>
    <w:rsid w:val="00103B66"/>
    <w:rsid w:val="00110C0D"/>
    <w:rsid w:val="0011137F"/>
    <w:rsid w:val="00111662"/>
    <w:rsid w:val="00124BF8"/>
    <w:rsid w:val="001347FA"/>
    <w:rsid w:val="00143C8E"/>
    <w:rsid w:val="001449F0"/>
    <w:rsid w:val="00154A59"/>
    <w:rsid w:val="001604A8"/>
    <w:rsid w:val="0016230E"/>
    <w:rsid w:val="00166FDA"/>
    <w:rsid w:val="001724E8"/>
    <w:rsid w:val="00180226"/>
    <w:rsid w:val="00181A58"/>
    <w:rsid w:val="00183D5D"/>
    <w:rsid w:val="0018468F"/>
    <w:rsid w:val="00196D6F"/>
    <w:rsid w:val="001A1E8B"/>
    <w:rsid w:val="001A47D1"/>
    <w:rsid w:val="001A5B1B"/>
    <w:rsid w:val="001B5827"/>
    <w:rsid w:val="001C266E"/>
    <w:rsid w:val="001D70DA"/>
    <w:rsid w:val="001F1299"/>
    <w:rsid w:val="002039DF"/>
    <w:rsid w:val="0021136F"/>
    <w:rsid w:val="002160AB"/>
    <w:rsid w:val="0022699F"/>
    <w:rsid w:val="0023725E"/>
    <w:rsid w:val="002410A3"/>
    <w:rsid w:val="00242DE4"/>
    <w:rsid w:val="00245D25"/>
    <w:rsid w:val="002545A0"/>
    <w:rsid w:val="002661EC"/>
    <w:rsid w:val="00270680"/>
    <w:rsid w:val="00281664"/>
    <w:rsid w:val="00293BE2"/>
    <w:rsid w:val="002A35FB"/>
    <w:rsid w:val="002B3884"/>
    <w:rsid w:val="002B3DCB"/>
    <w:rsid w:val="002B77CA"/>
    <w:rsid w:val="002C20E4"/>
    <w:rsid w:val="002C2157"/>
    <w:rsid w:val="002C63C4"/>
    <w:rsid w:val="002D58E4"/>
    <w:rsid w:val="002D6239"/>
    <w:rsid w:val="002D7B61"/>
    <w:rsid w:val="002E6464"/>
    <w:rsid w:val="002F252D"/>
    <w:rsid w:val="00306C2F"/>
    <w:rsid w:val="00327F0B"/>
    <w:rsid w:val="003317E4"/>
    <w:rsid w:val="0033484D"/>
    <w:rsid w:val="00337ECB"/>
    <w:rsid w:val="003529F3"/>
    <w:rsid w:val="00361716"/>
    <w:rsid w:val="00363D40"/>
    <w:rsid w:val="003671B3"/>
    <w:rsid w:val="00370BF2"/>
    <w:rsid w:val="00392415"/>
    <w:rsid w:val="003932E9"/>
    <w:rsid w:val="003A11DC"/>
    <w:rsid w:val="003C235E"/>
    <w:rsid w:val="003C6216"/>
    <w:rsid w:val="003E2F8F"/>
    <w:rsid w:val="0040222E"/>
    <w:rsid w:val="00411E0A"/>
    <w:rsid w:val="004128D3"/>
    <w:rsid w:val="0042352B"/>
    <w:rsid w:val="004246E6"/>
    <w:rsid w:val="004402B6"/>
    <w:rsid w:val="00441C35"/>
    <w:rsid w:val="004435D6"/>
    <w:rsid w:val="00454F60"/>
    <w:rsid w:val="00461448"/>
    <w:rsid w:val="00461A92"/>
    <w:rsid w:val="00464853"/>
    <w:rsid w:val="00464991"/>
    <w:rsid w:val="00472009"/>
    <w:rsid w:val="004724CC"/>
    <w:rsid w:val="00486D38"/>
    <w:rsid w:val="004968AD"/>
    <w:rsid w:val="00497D7E"/>
    <w:rsid w:val="004A798B"/>
    <w:rsid w:val="004B1F09"/>
    <w:rsid w:val="004B4D3F"/>
    <w:rsid w:val="004B7048"/>
    <w:rsid w:val="004C4897"/>
    <w:rsid w:val="004D2D56"/>
    <w:rsid w:val="004E3693"/>
    <w:rsid w:val="004E5FBB"/>
    <w:rsid w:val="004F466D"/>
    <w:rsid w:val="00503B43"/>
    <w:rsid w:val="0050750E"/>
    <w:rsid w:val="005252E1"/>
    <w:rsid w:val="0053118E"/>
    <w:rsid w:val="00532872"/>
    <w:rsid w:val="005330CB"/>
    <w:rsid w:val="005330DA"/>
    <w:rsid w:val="0053364D"/>
    <w:rsid w:val="00533BC6"/>
    <w:rsid w:val="005353A4"/>
    <w:rsid w:val="005361EF"/>
    <w:rsid w:val="00536E4D"/>
    <w:rsid w:val="00536EAA"/>
    <w:rsid w:val="0054096C"/>
    <w:rsid w:val="005410C1"/>
    <w:rsid w:val="005411DC"/>
    <w:rsid w:val="00547637"/>
    <w:rsid w:val="00557E7F"/>
    <w:rsid w:val="0056205E"/>
    <w:rsid w:val="00563BF4"/>
    <w:rsid w:val="00577C4D"/>
    <w:rsid w:val="005826F0"/>
    <w:rsid w:val="00582FD1"/>
    <w:rsid w:val="00585909"/>
    <w:rsid w:val="005905F6"/>
    <w:rsid w:val="005941B5"/>
    <w:rsid w:val="005A3B3D"/>
    <w:rsid w:val="005A72E6"/>
    <w:rsid w:val="005B1595"/>
    <w:rsid w:val="005B1D27"/>
    <w:rsid w:val="005B3116"/>
    <w:rsid w:val="005B5115"/>
    <w:rsid w:val="005B526A"/>
    <w:rsid w:val="005B63F0"/>
    <w:rsid w:val="005D05A3"/>
    <w:rsid w:val="005D2C16"/>
    <w:rsid w:val="005D35B5"/>
    <w:rsid w:val="005D7AD7"/>
    <w:rsid w:val="005E1C91"/>
    <w:rsid w:val="005E3B77"/>
    <w:rsid w:val="005E4F49"/>
    <w:rsid w:val="005F080F"/>
    <w:rsid w:val="005F2390"/>
    <w:rsid w:val="005F5308"/>
    <w:rsid w:val="005F70ED"/>
    <w:rsid w:val="006002D3"/>
    <w:rsid w:val="006010DF"/>
    <w:rsid w:val="00605C94"/>
    <w:rsid w:val="00611B70"/>
    <w:rsid w:val="006178CA"/>
    <w:rsid w:val="0062286D"/>
    <w:rsid w:val="00632244"/>
    <w:rsid w:val="006462FE"/>
    <w:rsid w:val="00647FD0"/>
    <w:rsid w:val="00655741"/>
    <w:rsid w:val="00656A58"/>
    <w:rsid w:val="00665A39"/>
    <w:rsid w:val="00670F8D"/>
    <w:rsid w:val="006814BD"/>
    <w:rsid w:val="00682FE2"/>
    <w:rsid w:val="006A414F"/>
    <w:rsid w:val="006A4918"/>
    <w:rsid w:val="006A6418"/>
    <w:rsid w:val="006B2CCA"/>
    <w:rsid w:val="006B3420"/>
    <w:rsid w:val="006B3C37"/>
    <w:rsid w:val="006B5D5C"/>
    <w:rsid w:val="006C5BC7"/>
    <w:rsid w:val="006D274A"/>
    <w:rsid w:val="006D2F6F"/>
    <w:rsid w:val="006D449B"/>
    <w:rsid w:val="006D6C27"/>
    <w:rsid w:val="006E0BDC"/>
    <w:rsid w:val="006E1C38"/>
    <w:rsid w:val="006F24A3"/>
    <w:rsid w:val="006F4CE2"/>
    <w:rsid w:val="006F4D38"/>
    <w:rsid w:val="006F5AAB"/>
    <w:rsid w:val="006F6568"/>
    <w:rsid w:val="007070EB"/>
    <w:rsid w:val="00710D5D"/>
    <w:rsid w:val="00717E51"/>
    <w:rsid w:val="007262C4"/>
    <w:rsid w:val="00731687"/>
    <w:rsid w:val="00744116"/>
    <w:rsid w:val="00745052"/>
    <w:rsid w:val="007463B8"/>
    <w:rsid w:val="00746AED"/>
    <w:rsid w:val="00746F5F"/>
    <w:rsid w:val="007551D8"/>
    <w:rsid w:val="00756BBB"/>
    <w:rsid w:val="00756FC4"/>
    <w:rsid w:val="00773A0B"/>
    <w:rsid w:val="007833F1"/>
    <w:rsid w:val="007921F2"/>
    <w:rsid w:val="00795EAC"/>
    <w:rsid w:val="00796A2C"/>
    <w:rsid w:val="007A5F41"/>
    <w:rsid w:val="007C0E73"/>
    <w:rsid w:val="007C4C27"/>
    <w:rsid w:val="007D116A"/>
    <w:rsid w:val="007D4A00"/>
    <w:rsid w:val="007E3F21"/>
    <w:rsid w:val="007E5F6B"/>
    <w:rsid w:val="007E60BA"/>
    <w:rsid w:val="007F0E7B"/>
    <w:rsid w:val="007F10ED"/>
    <w:rsid w:val="007F310C"/>
    <w:rsid w:val="007F62F2"/>
    <w:rsid w:val="008021D8"/>
    <w:rsid w:val="008028BF"/>
    <w:rsid w:val="0080298B"/>
    <w:rsid w:val="008038CD"/>
    <w:rsid w:val="008268AA"/>
    <w:rsid w:val="008315E4"/>
    <w:rsid w:val="00832891"/>
    <w:rsid w:val="00836277"/>
    <w:rsid w:val="00844763"/>
    <w:rsid w:val="00850FC4"/>
    <w:rsid w:val="00851F16"/>
    <w:rsid w:val="008531B5"/>
    <w:rsid w:val="008573F9"/>
    <w:rsid w:val="00861D48"/>
    <w:rsid w:val="008712AF"/>
    <w:rsid w:val="00873C67"/>
    <w:rsid w:val="00874CE6"/>
    <w:rsid w:val="00880A26"/>
    <w:rsid w:val="00885D60"/>
    <w:rsid w:val="00886E28"/>
    <w:rsid w:val="008919C9"/>
    <w:rsid w:val="008A6F61"/>
    <w:rsid w:val="008A71CB"/>
    <w:rsid w:val="008B704B"/>
    <w:rsid w:val="008C35F3"/>
    <w:rsid w:val="008D0270"/>
    <w:rsid w:val="008D0E78"/>
    <w:rsid w:val="008D2A19"/>
    <w:rsid w:val="008D4187"/>
    <w:rsid w:val="008D5FBE"/>
    <w:rsid w:val="008D6AAC"/>
    <w:rsid w:val="008E2E64"/>
    <w:rsid w:val="008F2F3A"/>
    <w:rsid w:val="008F4F7E"/>
    <w:rsid w:val="009061F5"/>
    <w:rsid w:val="0090791C"/>
    <w:rsid w:val="009127BA"/>
    <w:rsid w:val="009235CE"/>
    <w:rsid w:val="009274D1"/>
    <w:rsid w:val="00932C0D"/>
    <w:rsid w:val="00933827"/>
    <w:rsid w:val="0093615D"/>
    <w:rsid w:val="009436F7"/>
    <w:rsid w:val="0094424E"/>
    <w:rsid w:val="009445A2"/>
    <w:rsid w:val="009556E4"/>
    <w:rsid w:val="00963FC9"/>
    <w:rsid w:val="00964C0C"/>
    <w:rsid w:val="009660E3"/>
    <w:rsid w:val="00966DF6"/>
    <w:rsid w:val="00975990"/>
    <w:rsid w:val="00986A8C"/>
    <w:rsid w:val="009870D6"/>
    <w:rsid w:val="00996872"/>
    <w:rsid w:val="00997116"/>
    <w:rsid w:val="009A002E"/>
    <w:rsid w:val="009A162A"/>
    <w:rsid w:val="009A1644"/>
    <w:rsid w:val="009A33E2"/>
    <w:rsid w:val="009D1108"/>
    <w:rsid w:val="009E08B7"/>
    <w:rsid w:val="009F0B0D"/>
    <w:rsid w:val="009F1B0A"/>
    <w:rsid w:val="009F53DB"/>
    <w:rsid w:val="009F7D22"/>
    <w:rsid w:val="00A02C0B"/>
    <w:rsid w:val="00A02E12"/>
    <w:rsid w:val="00A06480"/>
    <w:rsid w:val="00A10ACB"/>
    <w:rsid w:val="00A1578E"/>
    <w:rsid w:val="00A24CA4"/>
    <w:rsid w:val="00A3079D"/>
    <w:rsid w:val="00A3117E"/>
    <w:rsid w:val="00A429BE"/>
    <w:rsid w:val="00A507DA"/>
    <w:rsid w:val="00A56557"/>
    <w:rsid w:val="00A63E2B"/>
    <w:rsid w:val="00A707C6"/>
    <w:rsid w:val="00A76590"/>
    <w:rsid w:val="00A82DDF"/>
    <w:rsid w:val="00A869DC"/>
    <w:rsid w:val="00A90594"/>
    <w:rsid w:val="00A94602"/>
    <w:rsid w:val="00A946A3"/>
    <w:rsid w:val="00A973A0"/>
    <w:rsid w:val="00AB459A"/>
    <w:rsid w:val="00AB759D"/>
    <w:rsid w:val="00AB777E"/>
    <w:rsid w:val="00AB7855"/>
    <w:rsid w:val="00AC00E2"/>
    <w:rsid w:val="00AC1B07"/>
    <w:rsid w:val="00AC2D89"/>
    <w:rsid w:val="00AC7140"/>
    <w:rsid w:val="00AE6D0F"/>
    <w:rsid w:val="00AF7B9C"/>
    <w:rsid w:val="00B01BDA"/>
    <w:rsid w:val="00B134A2"/>
    <w:rsid w:val="00B2059A"/>
    <w:rsid w:val="00B21F6C"/>
    <w:rsid w:val="00B2770D"/>
    <w:rsid w:val="00B32C9F"/>
    <w:rsid w:val="00B430F7"/>
    <w:rsid w:val="00B45003"/>
    <w:rsid w:val="00B55D5E"/>
    <w:rsid w:val="00B84FF8"/>
    <w:rsid w:val="00B960CE"/>
    <w:rsid w:val="00B972AF"/>
    <w:rsid w:val="00BA1C49"/>
    <w:rsid w:val="00BB0D4A"/>
    <w:rsid w:val="00BB2367"/>
    <w:rsid w:val="00BB2FD5"/>
    <w:rsid w:val="00BB3B04"/>
    <w:rsid w:val="00BB7B01"/>
    <w:rsid w:val="00BC3174"/>
    <w:rsid w:val="00BD0C55"/>
    <w:rsid w:val="00BD26E5"/>
    <w:rsid w:val="00BD755C"/>
    <w:rsid w:val="00BE4085"/>
    <w:rsid w:val="00BF7327"/>
    <w:rsid w:val="00C0706E"/>
    <w:rsid w:val="00C12C8E"/>
    <w:rsid w:val="00C14724"/>
    <w:rsid w:val="00C17E10"/>
    <w:rsid w:val="00C20057"/>
    <w:rsid w:val="00C2722B"/>
    <w:rsid w:val="00C358A0"/>
    <w:rsid w:val="00C44C1C"/>
    <w:rsid w:val="00C45408"/>
    <w:rsid w:val="00C50562"/>
    <w:rsid w:val="00C618E2"/>
    <w:rsid w:val="00C6257D"/>
    <w:rsid w:val="00C65BA0"/>
    <w:rsid w:val="00C7432B"/>
    <w:rsid w:val="00C7569C"/>
    <w:rsid w:val="00C80A88"/>
    <w:rsid w:val="00C91AE4"/>
    <w:rsid w:val="00C9536C"/>
    <w:rsid w:val="00C95905"/>
    <w:rsid w:val="00CA25A0"/>
    <w:rsid w:val="00CA7E90"/>
    <w:rsid w:val="00CB5D28"/>
    <w:rsid w:val="00CC0266"/>
    <w:rsid w:val="00CC54C4"/>
    <w:rsid w:val="00CD33CC"/>
    <w:rsid w:val="00CE196E"/>
    <w:rsid w:val="00CE1B01"/>
    <w:rsid w:val="00CE47FB"/>
    <w:rsid w:val="00CF3916"/>
    <w:rsid w:val="00CF5BED"/>
    <w:rsid w:val="00D035DE"/>
    <w:rsid w:val="00D100FB"/>
    <w:rsid w:val="00D12C30"/>
    <w:rsid w:val="00D26E72"/>
    <w:rsid w:val="00D34991"/>
    <w:rsid w:val="00D409A4"/>
    <w:rsid w:val="00D46186"/>
    <w:rsid w:val="00D54306"/>
    <w:rsid w:val="00D54B05"/>
    <w:rsid w:val="00D60FA8"/>
    <w:rsid w:val="00D65673"/>
    <w:rsid w:val="00D67B60"/>
    <w:rsid w:val="00D75974"/>
    <w:rsid w:val="00D8566F"/>
    <w:rsid w:val="00D86D4A"/>
    <w:rsid w:val="00D87AC7"/>
    <w:rsid w:val="00DB04A6"/>
    <w:rsid w:val="00DB5D00"/>
    <w:rsid w:val="00DB783A"/>
    <w:rsid w:val="00DC2208"/>
    <w:rsid w:val="00DC5C3F"/>
    <w:rsid w:val="00DC5F6D"/>
    <w:rsid w:val="00DC6060"/>
    <w:rsid w:val="00DE1D45"/>
    <w:rsid w:val="00DE3724"/>
    <w:rsid w:val="00DF0BB0"/>
    <w:rsid w:val="00DF733C"/>
    <w:rsid w:val="00E334F1"/>
    <w:rsid w:val="00E5078A"/>
    <w:rsid w:val="00E610F4"/>
    <w:rsid w:val="00E628A9"/>
    <w:rsid w:val="00E6600D"/>
    <w:rsid w:val="00E751F1"/>
    <w:rsid w:val="00E7594F"/>
    <w:rsid w:val="00E802AD"/>
    <w:rsid w:val="00E80820"/>
    <w:rsid w:val="00E90262"/>
    <w:rsid w:val="00E90279"/>
    <w:rsid w:val="00E90512"/>
    <w:rsid w:val="00E93AA9"/>
    <w:rsid w:val="00E94787"/>
    <w:rsid w:val="00EA24B6"/>
    <w:rsid w:val="00EA2C48"/>
    <w:rsid w:val="00EB643B"/>
    <w:rsid w:val="00EC62A2"/>
    <w:rsid w:val="00ED3A30"/>
    <w:rsid w:val="00ED5DC4"/>
    <w:rsid w:val="00EE0E10"/>
    <w:rsid w:val="00EE3CB8"/>
    <w:rsid w:val="00EE4E12"/>
    <w:rsid w:val="00EE5E1A"/>
    <w:rsid w:val="00EE747C"/>
    <w:rsid w:val="00EF4F60"/>
    <w:rsid w:val="00EF6C60"/>
    <w:rsid w:val="00F014B0"/>
    <w:rsid w:val="00F03F63"/>
    <w:rsid w:val="00F07424"/>
    <w:rsid w:val="00F0787F"/>
    <w:rsid w:val="00F118B1"/>
    <w:rsid w:val="00F12EB6"/>
    <w:rsid w:val="00F16F1D"/>
    <w:rsid w:val="00F17E11"/>
    <w:rsid w:val="00F20114"/>
    <w:rsid w:val="00F213E0"/>
    <w:rsid w:val="00F22295"/>
    <w:rsid w:val="00F22CAD"/>
    <w:rsid w:val="00F26DCA"/>
    <w:rsid w:val="00F3285E"/>
    <w:rsid w:val="00F33D1C"/>
    <w:rsid w:val="00F423A0"/>
    <w:rsid w:val="00F4424F"/>
    <w:rsid w:val="00F47E77"/>
    <w:rsid w:val="00F5478C"/>
    <w:rsid w:val="00F63503"/>
    <w:rsid w:val="00F75C40"/>
    <w:rsid w:val="00F81110"/>
    <w:rsid w:val="00F869DA"/>
    <w:rsid w:val="00F874EA"/>
    <w:rsid w:val="00F93C5A"/>
    <w:rsid w:val="00FA6C6A"/>
    <w:rsid w:val="00FB6042"/>
    <w:rsid w:val="00FC227C"/>
    <w:rsid w:val="00FE78C9"/>
    <w:rsid w:val="00FE7B62"/>
    <w:rsid w:val="00FF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561E"/>
  <w15:docId w15:val="{098C0387-8907-4BE4-8D4B-A9A87C5BD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31">
    <w:name w:val="Plain Table 31"/>
    <w:basedOn w:val="TableNormal"/>
    <w:uiPriority w:val="43"/>
    <w:rsid w:val="000121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079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2D8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C2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E2"/>
  </w:style>
  <w:style w:type="paragraph" w:styleId="Footer">
    <w:name w:val="footer"/>
    <w:basedOn w:val="Normal"/>
    <w:link w:val="Foot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E2"/>
  </w:style>
  <w:style w:type="paragraph" w:styleId="TOCHeading">
    <w:name w:val="TOC Heading"/>
    <w:basedOn w:val="Heading1"/>
    <w:next w:val="Normal"/>
    <w:uiPriority w:val="39"/>
    <w:unhideWhenUsed/>
    <w:qFormat/>
    <w:rsid w:val="00861D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1D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D48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FA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D60FA8"/>
  </w:style>
  <w:style w:type="paragraph" w:styleId="BalloonText">
    <w:name w:val="Balloon Text"/>
    <w:basedOn w:val="Normal"/>
    <w:link w:val="BalloonTextChar"/>
    <w:uiPriority w:val="99"/>
    <w:semiHidden/>
    <w:unhideWhenUsed/>
    <w:rsid w:val="0064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5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BodyText"/>
    <w:next w:val="BodyText"/>
    <w:qFormat/>
    <w:rsid w:val="007A5F41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7A5F4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A5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9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7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6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6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5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8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7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7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5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2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4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4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4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4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2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1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4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1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1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enmattam@smu.edu" TargetMode="External"/><Relationship Id="rId13" Type="http://schemas.microsoft.com/office/2014/relationships/chartEx" Target="charts/chartEx2.xml"/><Relationship Id="rId18" Type="http://schemas.openxmlformats.org/officeDocument/2006/relationships/chart" Target="charts/chart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hyperlink" Target="mailto:jotsap@smu.edu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4/relationships/chartEx" Target="charts/chartEx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14/relationships/chartEx" Target="charts/chartEx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archive.ics.uci.edu/ml/datasets/Breast+Cancer+Wisconsin+%28Diagnostic%29" TargetMode="External"/><Relationship Id="rId19" Type="http://schemas.openxmlformats.org/officeDocument/2006/relationships/chart" Target="charts/chart2.xml"/><Relationship Id="rId31" Type="http://schemas.openxmlformats.org/officeDocument/2006/relationships/image" Target="media/image16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arnoldz@smu.edu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https://insightonline-my.sharepoint.com/personal/jeremy_otsap_insight_com/Documents/UC%20Info/SMU/6372%20Applied%20Statistics/PROJECT2/project2_wdbc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https://insightonline-my.sharepoint.com/personal/jeremy_otsap_insight_com/Documents/UC%20Info/SMU/6372%20Applied%20Statistics/PROJECT2/project2_wdbc.xlsx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Radius Mean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5.2794231219821665E-2"/>
          <c:y val="0.12294172963483897"/>
          <c:w val="0.91112713241725163"/>
          <c:h val="0.79123033079268257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project2_wdbc!$C$2:$C$358</c:f>
              <c:numCache>
                <c:formatCode>General</c:formatCode>
                <c:ptCount val="357"/>
                <c:pt idx="0">
                  <c:v>6.9809999999999999</c:v>
                </c:pt>
                <c:pt idx="1">
                  <c:v>7.76</c:v>
                </c:pt>
                <c:pt idx="2">
                  <c:v>7.7290000000000001</c:v>
                </c:pt>
                <c:pt idx="3">
                  <c:v>7.6909999999999998</c:v>
                </c:pt>
                <c:pt idx="4">
                  <c:v>8.1959999999999997</c:v>
                </c:pt>
                <c:pt idx="5">
                  <c:v>8.2189999999999994</c:v>
                </c:pt>
                <c:pt idx="6">
                  <c:v>8.5969999999999995</c:v>
                </c:pt>
                <c:pt idx="7">
                  <c:v>8.6180000000000003</c:v>
                </c:pt>
                <c:pt idx="8">
                  <c:v>8.6709999999999994</c:v>
                </c:pt>
                <c:pt idx="9">
                  <c:v>8.5709999999999997</c:v>
                </c:pt>
                <c:pt idx="10">
                  <c:v>8.5980000000000008</c:v>
                </c:pt>
                <c:pt idx="11">
                  <c:v>8.734</c:v>
                </c:pt>
                <c:pt idx="12">
                  <c:v>8.7260000000000009</c:v>
                </c:pt>
                <c:pt idx="13">
                  <c:v>9</c:v>
                </c:pt>
                <c:pt idx="14">
                  <c:v>8.8780000000000001</c:v>
                </c:pt>
                <c:pt idx="15">
                  <c:v>8.9499999999999993</c:v>
                </c:pt>
                <c:pt idx="16">
                  <c:v>8.8879999999999999</c:v>
                </c:pt>
                <c:pt idx="17">
                  <c:v>9.0289999999999999</c:v>
                </c:pt>
                <c:pt idx="18">
                  <c:v>9.3330000000000002</c:v>
                </c:pt>
                <c:pt idx="19">
                  <c:v>9.173</c:v>
                </c:pt>
                <c:pt idx="20">
                  <c:v>9.423</c:v>
                </c:pt>
                <c:pt idx="21">
                  <c:v>9.4049999999999994</c:v>
                </c:pt>
                <c:pt idx="22">
                  <c:v>9.3970000000000002</c:v>
                </c:pt>
                <c:pt idx="23">
                  <c:v>9.4359999999999999</c:v>
                </c:pt>
                <c:pt idx="24">
                  <c:v>9.2949999999999999</c:v>
                </c:pt>
                <c:pt idx="25">
                  <c:v>9.0419999999999998</c:v>
                </c:pt>
                <c:pt idx="26">
                  <c:v>9.4649999999999999</c:v>
                </c:pt>
                <c:pt idx="27">
                  <c:v>9.5670000000000002</c:v>
                </c:pt>
                <c:pt idx="28">
                  <c:v>9.5039999999999996</c:v>
                </c:pt>
                <c:pt idx="29">
                  <c:v>9.7200000000000006</c:v>
                </c:pt>
                <c:pt idx="30">
                  <c:v>9.6829999999999998</c:v>
                </c:pt>
                <c:pt idx="31">
                  <c:v>9.6679999999999993</c:v>
                </c:pt>
                <c:pt idx="32">
                  <c:v>9.7379999999999995</c:v>
                </c:pt>
                <c:pt idx="33">
                  <c:v>9.2680000000000007</c:v>
                </c:pt>
                <c:pt idx="34">
                  <c:v>9.6669999999999998</c:v>
                </c:pt>
                <c:pt idx="35">
                  <c:v>9.7420000000000009</c:v>
                </c:pt>
                <c:pt idx="36">
                  <c:v>9.6059999999999999</c:v>
                </c:pt>
                <c:pt idx="37">
                  <c:v>9.7550000000000008</c:v>
                </c:pt>
                <c:pt idx="38">
                  <c:v>9.7420000000000009</c:v>
                </c:pt>
                <c:pt idx="39">
                  <c:v>9.7870000000000008</c:v>
                </c:pt>
                <c:pt idx="40">
                  <c:v>9.7769999999999992</c:v>
                </c:pt>
                <c:pt idx="41">
                  <c:v>9.8759999999999994</c:v>
                </c:pt>
                <c:pt idx="42">
                  <c:v>9.8469999999999995</c:v>
                </c:pt>
                <c:pt idx="43">
                  <c:v>10.029999999999999</c:v>
                </c:pt>
                <c:pt idx="44">
                  <c:v>10.08</c:v>
                </c:pt>
                <c:pt idx="45">
                  <c:v>9.7309999999999999</c:v>
                </c:pt>
                <c:pt idx="46">
                  <c:v>9.8759999999999994</c:v>
                </c:pt>
                <c:pt idx="47">
                  <c:v>9.6760000000000002</c:v>
                </c:pt>
                <c:pt idx="48">
                  <c:v>10.050000000000001</c:v>
                </c:pt>
                <c:pt idx="49">
                  <c:v>10.17</c:v>
                </c:pt>
                <c:pt idx="50">
                  <c:v>9.9039999999999999</c:v>
                </c:pt>
                <c:pt idx="51">
                  <c:v>10.16</c:v>
                </c:pt>
                <c:pt idx="52">
                  <c:v>10.199999999999999</c:v>
                </c:pt>
                <c:pt idx="53">
                  <c:v>10.18</c:v>
                </c:pt>
                <c:pt idx="54">
                  <c:v>10.32</c:v>
                </c:pt>
                <c:pt idx="55">
                  <c:v>10.29</c:v>
                </c:pt>
                <c:pt idx="56">
                  <c:v>10.26</c:v>
                </c:pt>
                <c:pt idx="57">
                  <c:v>10.26</c:v>
                </c:pt>
                <c:pt idx="58">
                  <c:v>10.26</c:v>
                </c:pt>
                <c:pt idx="59">
                  <c:v>10.25</c:v>
                </c:pt>
                <c:pt idx="60">
                  <c:v>10.44</c:v>
                </c:pt>
                <c:pt idx="61">
                  <c:v>10.48</c:v>
                </c:pt>
                <c:pt idx="62">
                  <c:v>10.57</c:v>
                </c:pt>
                <c:pt idx="63">
                  <c:v>10.51</c:v>
                </c:pt>
                <c:pt idx="64">
                  <c:v>10.49</c:v>
                </c:pt>
                <c:pt idx="65">
                  <c:v>10.49</c:v>
                </c:pt>
                <c:pt idx="66">
                  <c:v>10.48</c:v>
                </c:pt>
                <c:pt idx="67">
                  <c:v>10.66</c:v>
                </c:pt>
                <c:pt idx="68">
                  <c:v>10.65</c:v>
                </c:pt>
                <c:pt idx="69">
                  <c:v>10.75</c:v>
                </c:pt>
                <c:pt idx="70">
                  <c:v>10.86</c:v>
                </c:pt>
                <c:pt idx="71">
                  <c:v>10.51</c:v>
                </c:pt>
                <c:pt idx="72">
                  <c:v>10.9</c:v>
                </c:pt>
                <c:pt idx="73">
                  <c:v>10.8</c:v>
                </c:pt>
                <c:pt idx="74">
                  <c:v>10.8</c:v>
                </c:pt>
                <c:pt idx="75">
                  <c:v>10.82</c:v>
                </c:pt>
                <c:pt idx="76">
                  <c:v>10.91</c:v>
                </c:pt>
                <c:pt idx="77">
                  <c:v>10.6</c:v>
                </c:pt>
                <c:pt idx="78">
                  <c:v>10.71</c:v>
                </c:pt>
                <c:pt idx="79">
                  <c:v>10.57</c:v>
                </c:pt>
                <c:pt idx="80">
                  <c:v>11.08</c:v>
                </c:pt>
                <c:pt idx="81">
                  <c:v>11.06</c:v>
                </c:pt>
                <c:pt idx="82">
                  <c:v>10.94</c:v>
                </c:pt>
                <c:pt idx="83">
                  <c:v>10.88</c:v>
                </c:pt>
                <c:pt idx="84">
                  <c:v>11.13</c:v>
                </c:pt>
                <c:pt idx="85">
                  <c:v>11.04</c:v>
                </c:pt>
                <c:pt idx="86">
                  <c:v>11.2</c:v>
                </c:pt>
                <c:pt idx="87">
                  <c:v>10.96</c:v>
                </c:pt>
                <c:pt idx="88">
                  <c:v>11.22</c:v>
                </c:pt>
                <c:pt idx="89">
                  <c:v>11.15</c:v>
                </c:pt>
                <c:pt idx="90">
                  <c:v>11.04</c:v>
                </c:pt>
                <c:pt idx="91">
                  <c:v>11.16</c:v>
                </c:pt>
                <c:pt idx="92">
                  <c:v>11.14</c:v>
                </c:pt>
                <c:pt idx="93">
                  <c:v>11.06</c:v>
                </c:pt>
                <c:pt idx="94">
                  <c:v>11.26</c:v>
                </c:pt>
                <c:pt idx="95">
                  <c:v>11.25</c:v>
                </c:pt>
                <c:pt idx="96">
                  <c:v>11.06</c:v>
                </c:pt>
                <c:pt idx="97">
                  <c:v>11.13</c:v>
                </c:pt>
                <c:pt idx="98">
                  <c:v>10.97</c:v>
                </c:pt>
                <c:pt idx="99">
                  <c:v>11.32</c:v>
                </c:pt>
                <c:pt idx="100">
                  <c:v>11.33</c:v>
                </c:pt>
                <c:pt idx="101">
                  <c:v>11.31</c:v>
                </c:pt>
                <c:pt idx="102">
                  <c:v>11.22</c:v>
                </c:pt>
                <c:pt idx="103">
                  <c:v>11.37</c:v>
                </c:pt>
                <c:pt idx="104">
                  <c:v>11.29</c:v>
                </c:pt>
                <c:pt idx="105">
                  <c:v>11.34</c:v>
                </c:pt>
                <c:pt idx="106">
                  <c:v>11.36</c:v>
                </c:pt>
                <c:pt idx="107">
                  <c:v>11.34</c:v>
                </c:pt>
                <c:pt idx="108">
                  <c:v>11.28</c:v>
                </c:pt>
                <c:pt idx="109">
                  <c:v>11.47</c:v>
                </c:pt>
                <c:pt idx="110">
                  <c:v>11.43</c:v>
                </c:pt>
                <c:pt idx="111">
                  <c:v>11.27</c:v>
                </c:pt>
                <c:pt idx="112">
                  <c:v>11.5</c:v>
                </c:pt>
                <c:pt idx="113">
                  <c:v>11.41</c:v>
                </c:pt>
                <c:pt idx="114">
                  <c:v>11.52</c:v>
                </c:pt>
                <c:pt idx="115">
                  <c:v>11.27</c:v>
                </c:pt>
                <c:pt idx="116">
                  <c:v>11.41</c:v>
                </c:pt>
                <c:pt idx="117">
                  <c:v>11.46</c:v>
                </c:pt>
                <c:pt idx="118">
                  <c:v>11.43</c:v>
                </c:pt>
                <c:pt idx="119">
                  <c:v>11.66</c:v>
                </c:pt>
                <c:pt idx="120">
                  <c:v>11.26</c:v>
                </c:pt>
                <c:pt idx="121">
                  <c:v>11.54</c:v>
                </c:pt>
                <c:pt idx="122">
                  <c:v>11.45</c:v>
                </c:pt>
                <c:pt idx="123">
                  <c:v>11.52</c:v>
                </c:pt>
                <c:pt idx="124">
                  <c:v>11.6</c:v>
                </c:pt>
                <c:pt idx="125">
                  <c:v>11.3</c:v>
                </c:pt>
                <c:pt idx="126">
                  <c:v>11.49</c:v>
                </c:pt>
                <c:pt idx="127">
                  <c:v>11.57</c:v>
                </c:pt>
                <c:pt idx="128">
                  <c:v>11.6</c:v>
                </c:pt>
                <c:pt idx="129">
                  <c:v>11.74</c:v>
                </c:pt>
                <c:pt idx="130">
                  <c:v>11.7</c:v>
                </c:pt>
                <c:pt idx="131">
                  <c:v>11.6</c:v>
                </c:pt>
                <c:pt idx="132">
                  <c:v>11.51</c:v>
                </c:pt>
                <c:pt idx="133">
                  <c:v>11.54</c:v>
                </c:pt>
                <c:pt idx="134">
                  <c:v>11.71</c:v>
                </c:pt>
                <c:pt idx="135">
                  <c:v>11.71</c:v>
                </c:pt>
                <c:pt idx="136">
                  <c:v>11.76</c:v>
                </c:pt>
                <c:pt idx="137">
                  <c:v>11.63</c:v>
                </c:pt>
                <c:pt idx="138">
                  <c:v>11.71</c:v>
                </c:pt>
                <c:pt idx="139">
                  <c:v>11.64</c:v>
                </c:pt>
                <c:pt idx="140">
                  <c:v>11.67</c:v>
                </c:pt>
                <c:pt idx="141">
                  <c:v>11.8</c:v>
                </c:pt>
                <c:pt idx="142">
                  <c:v>11.81</c:v>
                </c:pt>
                <c:pt idx="143">
                  <c:v>11.61</c:v>
                </c:pt>
                <c:pt idx="144">
                  <c:v>11.68</c:v>
                </c:pt>
                <c:pt idx="145">
                  <c:v>11.84</c:v>
                </c:pt>
                <c:pt idx="146">
                  <c:v>11.85</c:v>
                </c:pt>
                <c:pt idx="147">
                  <c:v>11.94</c:v>
                </c:pt>
                <c:pt idx="148">
                  <c:v>11.75</c:v>
                </c:pt>
                <c:pt idx="149">
                  <c:v>12.03</c:v>
                </c:pt>
                <c:pt idx="150">
                  <c:v>11.75</c:v>
                </c:pt>
                <c:pt idx="151">
                  <c:v>11.93</c:v>
                </c:pt>
                <c:pt idx="152">
                  <c:v>11.89</c:v>
                </c:pt>
                <c:pt idx="153">
                  <c:v>11.74</c:v>
                </c:pt>
                <c:pt idx="154">
                  <c:v>11.69</c:v>
                </c:pt>
                <c:pt idx="155">
                  <c:v>11.62</c:v>
                </c:pt>
                <c:pt idx="156">
                  <c:v>11.89</c:v>
                </c:pt>
                <c:pt idx="157">
                  <c:v>11.93</c:v>
                </c:pt>
                <c:pt idx="158">
                  <c:v>12.06</c:v>
                </c:pt>
                <c:pt idx="159">
                  <c:v>12</c:v>
                </c:pt>
                <c:pt idx="160">
                  <c:v>11.87</c:v>
                </c:pt>
                <c:pt idx="161">
                  <c:v>12.06</c:v>
                </c:pt>
                <c:pt idx="162">
                  <c:v>12.04</c:v>
                </c:pt>
                <c:pt idx="163">
                  <c:v>12</c:v>
                </c:pt>
                <c:pt idx="164">
                  <c:v>12.18</c:v>
                </c:pt>
                <c:pt idx="165">
                  <c:v>11.95</c:v>
                </c:pt>
                <c:pt idx="166">
                  <c:v>12.18</c:v>
                </c:pt>
                <c:pt idx="167">
                  <c:v>11.89</c:v>
                </c:pt>
                <c:pt idx="168">
                  <c:v>12.27</c:v>
                </c:pt>
                <c:pt idx="169">
                  <c:v>11.99</c:v>
                </c:pt>
                <c:pt idx="170">
                  <c:v>12.18</c:v>
                </c:pt>
                <c:pt idx="171">
                  <c:v>12.07</c:v>
                </c:pt>
                <c:pt idx="172">
                  <c:v>11.94</c:v>
                </c:pt>
                <c:pt idx="173">
                  <c:v>12.3</c:v>
                </c:pt>
                <c:pt idx="174">
                  <c:v>12.2</c:v>
                </c:pt>
                <c:pt idx="175">
                  <c:v>12.05</c:v>
                </c:pt>
                <c:pt idx="176">
                  <c:v>12.1</c:v>
                </c:pt>
                <c:pt idx="177">
                  <c:v>11.9</c:v>
                </c:pt>
                <c:pt idx="178">
                  <c:v>12.25</c:v>
                </c:pt>
                <c:pt idx="179">
                  <c:v>12.25</c:v>
                </c:pt>
                <c:pt idx="180">
                  <c:v>12.16</c:v>
                </c:pt>
                <c:pt idx="181">
                  <c:v>12.34</c:v>
                </c:pt>
                <c:pt idx="182">
                  <c:v>12.21</c:v>
                </c:pt>
                <c:pt idx="183">
                  <c:v>12.27</c:v>
                </c:pt>
                <c:pt idx="184">
                  <c:v>12.23</c:v>
                </c:pt>
                <c:pt idx="185">
                  <c:v>12.43</c:v>
                </c:pt>
                <c:pt idx="186">
                  <c:v>12.42</c:v>
                </c:pt>
                <c:pt idx="187">
                  <c:v>12.05</c:v>
                </c:pt>
                <c:pt idx="188">
                  <c:v>12.21</c:v>
                </c:pt>
                <c:pt idx="189">
                  <c:v>12.3</c:v>
                </c:pt>
                <c:pt idx="190">
                  <c:v>12.46</c:v>
                </c:pt>
                <c:pt idx="191">
                  <c:v>12.32</c:v>
                </c:pt>
                <c:pt idx="192">
                  <c:v>12.34</c:v>
                </c:pt>
                <c:pt idx="193">
                  <c:v>12.36</c:v>
                </c:pt>
                <c:pt idx="194">
                  <c:v>12.19</c:v>
                </c:pt>
                <c:pt idx="195">
                  <c:v>12.31</c:v>
                </c:pt>
                <c:pt idx="196">
                  <c:v>12.49</c:v>
                </c:pt>
                <c:pt idx="197">
                  <c:v>12.54</c:v>
                </c:pt>
                <c:pt idx="198">
                  <c:v>12.22</c:v>
                </c:pt>
                <c:pt idx="199">
                  <c:v>12.36</c:v>
                </c:pt>
                <c:pt idx="200">
                  <c:v>12.58</c:v>
                </c:pt>
                <c:pt idx="201">
                  <c:v>12.34</c:v>
                </c:pt>
                <c:pt idx="202">
                  <c:v>12.46</c:v>
                </c:pt>
                <c:pt idx="203">
                  <c:v>12.47</c:v>
                </c:pt>
                <c:pt idx="204">
                  <c:v>12.62</c:v>
                </c:pt>
                <c:pt idx="205">
                  <c:v>12.39</c:v>
                </c:pt>
                <c:pt idx="206">
                  <c:v>12.7</c:v>
                </c:pt>
                <c:pt idx="207">
                  <c:v>12.72</c:v>
                </c:pt>
                <c:pt idx="208">
                  <c:v>12.47</c:v>
                </c:pt>
                <c:pt idx="209">
                  <c:v>12.54</c:v>
                </c:pt>
                <c:pt idx="210">
                  <c:v>12.67</c:v>
                </c:pt>
                <c:pt idx="211">
                  <c:v>12.81</c:v>
                </c:pt>
                <c:pt idx="212">
                  <c:v>12.62</c:v>
                </c:pt>
                <c:pt idx="213">
                  <c:v>12.77</c:v>
                </c:pt>
                <c:pt idx="214">
                  <c:v>12.78</c:v>
                </c:pt>
                <c:pt idx="215">
                  <c:v>12.4</c:v>
                </c:pt>
                <c:pt idx="216">
                  <c:v>12.72</c:v>
                </c:pt>
                <c:pt idx="217">
                  <c:v>12.76</c:v>
                </c:pt>
                <c:pt idx="218">
                  <c:v>12.89</c:v>
                </c:pt>
                <c:pt idx="219">
                  <c:v>12.56</c:v>
                </c:pt>
                <c:pt idx="220">
                  <c:v>13.01</c:v>
                </c:pt>
                <c:pt idx="221">
                  <c:v>12.77</c:v>
                </c:pt>
                <c:pt idx="222">
                  <c:v>12.63</c:v>
                </c:pt>
                <c:pt idx="223">
                  <c:v>12.76</c:v>
                </c:pt>
                <c:pt idx="224">
                  <c:v>12.87</c:v>
                </c:pt>
                <c:pt idx="225">
                  <c:v>12.88</c:v>
                </c:pt>
                <c:pt idx="226">
                  <c:v>12.75</c:v>
                </c:pt>
                <c:pt idx="227">
                  <c:v>12.91</c:v>
                </c:pt>
                <c:pt idx="228">
                  <c:v>13</c:v>
                </c:pt>
                <c:pt idx="229">
                  <c:v>13.03</c:v>
                </c:pt>
                <c:pt idx="230">
                  <c:v>13.05</c:v>
                </c:pt>
                <c:pt idx="231">
                  <c:v>12.85</c:v>
                </c:pt>
                <c:pt idx="232">
                  <c:v>12.87</c:v>
                </c:pt>
                <c:pt idx="233">
                  <c:v>12.65</c:v>
                </c:pt>
                <c:pt idx="234">
                  <c:v>13.05</c:v>
                </c:pt>
                <c:pt idx="235">
                  <c:v>12.86</c:v>
                </c:pt>
                <c:pt idx="236">
                  <c:v>12.45</c:v>
                </c:pt>
                <c:pt idx="237">
                  <c:v>12.83</c:v>
                </c:pt>
                <c:pt idx="238">
                  <c:v>12.8</c:v>
                </c:pt>
                <c:pt idx="239">
                  <c:v>12.95</c:v>
                </c:pt>
                <c:pt idx="240">
                  <c:v>12.94</c:v>
                </c:pt>
                <c:pt idx="241">
                  <c:v>12.86</c:v>
                </c:pt>
                <c:pt idx="242">
                  <c:v>13</c:v>
                </c:pt>
                <c:pt idx="243">
                  <c:v>12.9</c:v>
                </c:pt>
                <c:pt idx="244">
                  <c:v>13.16</c:v>
                </c:pt>
                <c:pt idx="245">
                  <c:v>13.2</c:v>
                </c:pt>
                <c:pt idx="246">
                  <c:v>12.99</c:v>
                </c:pt>
                <c:pt idx="247">
                  <c:v>12.89</c:v>
                </c:pt>
                <c:pt idx="248">
                  <c:v>13.21</c:v>
                </c:pt>
                <c:pt idx="249">
                  <c:v>13.2</c:v>
                </c:pt>
                <c:pt idx="250">
                  <c:v>12.96</c:v>
                </c:pt>
                <c:pt idx="251">
                  <c:v>13.17</c:v>
                </c:pt>
                <c:pt idx="252">
                  <c:v>12.88</c:v>
                </c:pt>
                <c:pt idx="253">
                  <c:v>12.98</c:v>
                </c:pt>
                <c:pt idx="254">
                  <c:v>13.27</c:v>
                </c:pt>
                <c:pt idx="255">
                  <c:v>13.27</c:v>
                </c:pt>
                <c:pt idx="256">
                  <c:v>13.21</c:v>
                </c:pt>
                <c:pt idx="257">
                  <c:v>12.89</c:v>
                </c:pt>
                <c:pt idx="258">
                  <c:v>13.05</c:v>
                </c:pt>
                <c:pt idx="259">
                  <c:v>13.3</c:v>
                </c:pt>
                <c:pt idx="260">
                  <c:v>13.15</c:v>
                </c:pt>
                <c:pt idx="261">
                  <c:v>13.4</c:v>
                </c:pt>
                <c:pt idx="262">
                  <c:v>13.08</c:v>
                </c:pt>
                <c:pt idx="263">
                  <c:v>13.5</c:v>
                </c:pt>
                <c:pt idx="264">
                  <c:v>13.28</c:v>
                </c:pt>
                <c:pt idx="265">
                  <c:v>13.46</c:v>
                </c:pt>
                <c:pt idx="266">
                  <c:v>13.14</c:v>
                </c:pt>
                <c:pt idx="267">
                  <c:v>13.37</c:v>
                </c:pt>
                <c:pt idx="268">
                  <c:v>13.59</c:v>
                </c:pt>
                <c:pt idx="269">
                  <c:v>13.38</c:v>
                </c:pt>
                <c:pt idx="270">
                  <c:v>13.34</c:v>
                </c:pt>
                <c:pt idx="271">
                  <c:v>13.45</c:v>
                </c:pt>
                <c:pt idx="272">
                  <c:v>13.24</c:v>
                </c:pt>
                <c:pt idx="273">
                  <c:v>13.49</c:v>
                </c:pt>
                <c:pt idx="274">
                  <c:v>13.11</c:v>
                </c:pt>
                <c:pt idx="275">
                  <c:v>13.59</c:v>
                </c:pt>
                <c:pt idx="276">
                  <c:v>13.62</c:v>
                </c:pt>
                <c:pt idx="277">
                  <c:v>13.64</c:v>
                </c:pt>
                <c:pt idx="278">
                  <c:v>13.47</c:v>
                </c:pt>
                <c:pt idx="279">
                  <c:v>13.64</c:v>
                </c:pt>
                <c:pt idx="280">
                  <c:v>13.46</c:v>
                </c:pt>
                <c:pt idx="281">
                  <c:v>13.54</c:v>
                </c:pt>
                <c:pt idx="282">
                  <c:v>13.7</c:v>
                </c:pt>
                <c:pt idx="283">
                  <c:v>13.68</c:v>
                </c:pt>
                <c:pt idx="284">
                  <c:v>13.69</c:v>
                </c:pt>
                <c:pt idx="285">
                  <c:v>13.65</c:v>
                </c:pt>
                <c:pt idx="286">
                  <c:v>13.53</c:v>
                </c:pt>
                <c:pt idx="287">
                  <c:v>13.77</c:v>
                </c:pt>
                <c:pt idx="288">
                  <c:v>13.51</c:v>
                </c:pt>
                <c:pt idx="289">
                  <c:v>13.74</c:v>
                </c:pt>
                <c:pt idx="290">
                  <c:v>13.66</c:v>
                </c:pt>
                <c:pt idx="291">
                  <c:v>13.78</c:v>
                </c:pt>
                <c:pt idx="292">
                  <c:v>13.88</c:v>
                </c:pt>
                <c:pt idx="293">
                  <c:v>13.85</c:v>
                </c:pt>
                <c:pt idx="294">
                  <c:v>13.87</c:v>
                </c:pt>
                <c:pt idx="295">
                  <c:v>13.75</c:v>
                </c:pt>
                <c:pt idx="296">
                  <c:v>13.56</c:v>
                </c:pt>
                <c:pt idx="297">
                  <c:v>13.85</c:v>
                </c:pt>
                <c:pt idx="298">
                  <c:v>13.71</c:v>
                </c:pt>
                <c:pt idx="299">
                  <c:v>13.9</c:v>
                </c:pt>
                <c:pt idx="300">
                  <c:v>13.9</c:v>
                </c:pt>
                <c:pt idx="301">
                  <c:v>13.85</c:v>
                </c:pt>
                <c:pt idx="302">
                  <c:v>13.66</c:v>
                </c:pt>
                <c:pt idx="303">
                  <c:v>14.02</c:v>
                </c:pt>
                <c:pt idx="304">
                  <c:v>14.06</c:v>
                </c:pt>
                <c:pt idx="305">
                  <c:v>13.87</c:v>
                </c:pt>
                <c:pt idx="306">
                  <c:v>14.04</c:v>
                </c:pt>
                <c:pt idx="307">
                  <c:v>14.03</c:v>
                </c:pt>
                <c:pt idx="308">
                  <c:v>14.11</c:v>
                </c:pt>
                <c:pt idx="309">
                  <c:v>14.29</c:v>
                </c:pt>
                <c:pt idx="310">
                  <c:v>13.94</c:v>
                </c:pt>
                <c:pt idx="311">
                  <c:v>14.26</c:v>
                </c:pt>
                <c:pt idx="312">
                  <c:v>14.05</c:v>
                </c:pt>
                <c:pt idx="313">
                  <c:v>14.4</c:v>
                </c:pt>
                <c:pt idx="314">
                  <c:v>14.2</c:v>
                </c:pt>
                <c:pt idx="315">
                  <c:v>14.34</c:v>
                </c:pt>
                <c:pt idx="316">
                  <c:v>14.22</c:v>
                </c:pt>
                <c:pt idx="317">
                  <c:v>14.61</c:v>
                </c:pt>
                <c:pt idx="318">
                  <c:v>14.53</c:v>
                </c:pt>
                <c:pt idx="319">
                  <c:v>14.44</c:v>
                </c:pt>
                <c:pt idx="320">
                  <c:v>14.42</c:v>
                </c:pt>
                <c:pt idx="321">
                  <c:v>14.64</c:v>
                </c:pt>
                <c:pt idx="322">
                  <c:v>14.53</c:v>
                </c:pt>
                <c:pt idx="323">
                  <c:v>14.5</c:v>
                </c:pt>
                <c:pt idx="324">
                  <c:v>14.58</c:v>
                </c:pt>
                <c:pt idx="325">
                  <c:v>14.62</c:v>
                </c:pt>
                <c:pt idx="326">
                  <c:v>14.81</c:v>
                </c:pt>
                <c:pt idx="327">
                  <c:v>14.74</c:v>
                </c:pt>
                <c:pt idx="328">
                  <c:v>14.76</c:v>
                </c:pt>
                <c:pt idx="329">
                  <c:v>14.86</c:v>
                </c:pt>
                <c:pt idx="330">
                  <c:v>14.97</c:v>
                </c:pt>
                <c:pt idx="331">
                  <c:v>14.64</c:v>
                </c:pt>
                <c:pt idx="332">
                  <c:v>14.47</c:v>
                </c:pt>
                <c:pt idx="333">
                  <c:v>14.8</c:v>
                </c:pt>
                <c:pt idx="334">
                  <c:v>14.41</c:v>
                </c:pt>
                <c:pt idx="335">
                  <c:v>14.87</c:v>
                </c:pt>
                <c:pt idx="336">
                  <c:v>14.97</c:v>
                </c:pt>
                <c:pt idx="337">
                  <c:v>14.59</c:v>
                </c:pt>
                <c:pt idx="338">
                  <c:v>14.92</c:v>
                </c:pt>
                <c:pt idx="339">
                  <c:v>14.96</c:v>
                </c:pt>
                <c:pt idx="340">
                  <c:v>15</c:v>
                </c:pt>
                <c:pt idx="341">
                  <c:v>14.99</c:v>
                </c:pt>
                <c:pt idx="342">
                  <c:v>15.19</c:v>
                </c:pt>
                <c:pt idx="343">
                  <c:v>14.26</c:v>
                </c:pt>
                <c:pt idx="344">
                  <c:v>14.95</c:v>
                </c:pt>
                <c:pt idx="345">
                  <c:v>15.27</c:v>
                </c:pt>
                <c:pt idx="346">
                  <c:v>14.69</c:v>
                </c:pt>
                <c:pt idx="347">
                  <c:v>15.04</c:v>
                </c:pt>
                <c:pt idx="348">
                  <c:v>15.1</c:v>
                </c:pt>
                <c:pt idx="349">
                  <c:v>15.71</c:v>
                </c:pt>
                <c:pt idx="350">
                  <c:v>15.73</c:v>
                </c:pt>
                <c:pt idx="351">
                  <c:v>16.14</c:v>
                </c:pt>
                <c:pt idx="352">
                  <c:v>16.3</c:v>
                </c:pt>
                <c:pt idx="353">
                  <c:v>16.170000000000002</c:v>
                </c:pt>
                <c:pt idx="354">
                  <c:v>16.5</c:v>
                </c:pt>
                <c:pt idx="355">
                  <c:v>16.84</c:v>
                </c:pt>
                <c:pt idx="356">
                  <c:v>17.850000000000001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3A-48A4-B1C1-5BC72124E1FE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project2_wdbc!$C$359:$C$570</c:f>
              <c:numCache>
                <c:formatCode>General</c:formatCode>
                <c:ptCount val="212"/>
                <c:pt idx="0">
                  <c:v>10.95</c:v>
                </c:pt>
                <c:pt idx="1">
                  <c:v>11.08</c:v>
                </c:pt>
                <c:pt idx="2">
                  <c:v>11.76</c:v>
                </c:pt>
                <c:pt idx="3">
                  <c:v>11.42</c:v>
                </c:pt>
                <c:pt idx="4">
                  <c:v>11.84</c:v>
                </c:pt>
                <c:pt idx="5">
                  <c:v>11.8</c:v>
                </c:pt>
                <c:pt idx="6">
                  <c:v>12.34</c:v>
                </c:pt>
                <c:pt idx="7">
                  <c:v>12.77</c:v>
                </c:pt>
                <c:pt idx="8">
                  <c:v>12.45</c:v>
                </c:pt>
                <c:pt idx="9">
                  <c:v>12.68</c:v>
                </c:pt>
                <c:pt idx="10">
                  <c:v>12.46</c:v>
                </c:pt>
                <c:pt idx="11">
                  <c:v>12.83</c:v>
                </c:pt>
                <c:pt idx="12">
                  <c:v>13.17</c:v>
                </c:pt>
                <c:pt idx="13">
                  <c:v>13.43</c:v>
                </c:pt>
                <c:pt idx="14">
                  <c:v>13.17</c:v>
                </c:pt>
                <c:pt idx="15">
                  <c:v>13.44</c:v>
                </c:pt>
                <c:pt idx="16">
                  <c:v>13.11</c:v>
                </c:pt>
                <c:pt idx="17">
                  <c:v>13.28</c:v>
                </c:pt>
                <c:pt idx="18">
                  <c:v>13</c:v>
                </c:pt>
                <c:pt idx="19">
                  <c:v>13.61</c:v>
                </c:pt>
                <c:pt idx="20">
                  <c:v>13.61</c:v>
                </c:pt>
                <c:pt idx="21">
                  <c:v>13.48</c:v>
                </c:pt>
                <c:pt idx="22">
                  <c:v>13.4</c:v>
                </c:pt>
                <c:pt idx="23">
                  <c:v>13.71</c:v>
                </c:pt>
                <c:pt idx="24">
                  <c:v>13.8</c:v>
                </c:pt>
                <c:pt idx="25">
                  <c:v>13.77</c:v>
                </c:pt>
                <c:pt idx="26">
                  <c:v>13.86</c:v>
                </c:pt>
                <c:pt idx="27">
                  <c:v>13.98</c:v>
                </c:pt>
                <c:pt idx="28">
                  <c:v>13.96</c:v>
                </c:pt>
                <c:pt idx="29">
                  <c:v>13.81</c:v>
                </c:pt>
                <c:pt idx="30">
                  <c:v>13.82</c:v>
                </c:pt>
                <c:pt idx="31">
                  <c:v>14.19</c:v>
                </c:pt>
                <c:pt idx="32">
                  <c:v>13.73</c:v>
                </c:pt>
                <c:pt idx="33">
                  <c:v>14.25</c:v>
                </c:pt>
                <c:pt idx="34">
                  <c:v>14.27</c:v>
                </c:pt>
                <c:pt idx="35">
                  <c:v>14.6</c:v>
                </c:pt>
                <c:pt idx="36">
                  <c:v>14.48</c:v>
                </c:pt>
                <c:pt idx="37">
                  <c:v>14.22</c:v>
                </c:pt>
                <c:pt idx="38">
                  <c:v>14.42</c:v>
                </c:pt>
                <c:pt idx="39">
                  <c:v>14.45</c:v>
                </c:pt>
                <c:pt idx="40">
                  <c:v>14.68</c:v>
                </c:pt>
                <c:pt idx="41">
                  <c:v>14.99</c:v>
                </c:pt>
                <c:pt idx="42">
                  <c:v>14.71</c:v>
                </c:pt>
                <c:pt idx="43">
                  <c:v>14.25</c:v>
                </c:pt>
                <c:pt idx="44">
                  <c:v>15.13</c:v>
                </c:pt>
                <c:pt idx="45">
                  <c:v>14.54</c:v>
                </c:pt>
                <c:pt idx="46">
                  <c:v>14.95</c:v>
                </c:pt>
                <c:pt idx="47">
                  <c:v>15.05</c:v>
                </c:pt>
                <c:pt idx="48">
                  <c:v>15.1</c:v>
                </c:pt>
                <c:pt idx="49">
                  <c:v>14.78</c:v>
                </c:pt>
                <c:pt idx="50">
                  <c:v>14.58</c:v>
                </c:pt>
                <c:pt idx="51">
                  <c:v>15.08</c:v>
                </c:pt>
                <c:pt idx="52">
                  <c:v>14.87</c:v>
                </c:pt>
                <c:pt idx="53">
                  <c:v>15.12</c:v>
                </c:pt>
                <c:pt idx="54">
                  <c:v>15.28</c:v>
                </c:pt>
                <c:pt idx="55">
                  <c:v>15.61</c:v>
                </c:pt>
                <c:pt idx="56">
                  <c:v>15.37</c:v>
                </c:pt>
                <c:pt idx="57">
                  <c:v>15.06</c:v>
                </c:pt>
                <c:pt idx="58">
                  <c:v>14.86</c:v>
                </c:pt>
                <c:pt idx="59">
                  <c:v>15.7</c:v>
                </c:pt>
                <c:pt idx="60">
                  <c:v>15.46</c:v>
                </c:pt>
                <c:pt idx="61">
                  <c:v>14.9</c:v>
                </c:pt>
                <c:pt idx="62">
                  <c:v>15.3</c:v>
                </c:pt>
                <c:pt idx="63">
                  <c:v>15.49</c:v>
                </c:pt>
                <c:pt idx="64">
                  <c:v>15.34</c:v>
                </c:pt>
                <c:pt idx="65">
                  <c:v>15.46</c:v>
                </c:pt>
                <c:pt idx="66">
                  <c:v>15.75</c:v>
                </c:pt>
                <c:pt idx="67">
                  <c:v>16.02</c:v>
                </c:pt>
                <c:pt idx="68">
                  <c:v>15.5</c:v>
                </c:pt>
                <c:pt idx="69">
                  <c:v>15.32</c:v>
                </c:pt>
                <c:pt idx="70">
                  <c:v>15.22</c:v>
                </c:pt>
                <c:pt idx="71">
                  <c:v>15.78</c:v>
                </c:pt>
                <c:pt idx="72">
                  <c:v>15.53</c:v>
                </c:pt>
                <c:pt idx="73">
                  <c:v>15.85</c:v>
                </c:pt>
                <c:pt idx="74">
                  <c:v>15.46</c:v>
                </c:pt>
                <c:pt idx="75">
                  <c:v>16.07</c:v>
                </c:pt>
                <c:pt idx="76">
                  <c:v>16.11</c:v>
                </c:pt>
                <c:pt idx="77">
                  <c:v>15.78</c:v>
                </c:pt>
                <c:pt idx="78">
                  <c:v>16.03</c:v>
                </c:pt>
                <c:pt idx="79">
                  <c:v>16.16</c:v>
                </c:pt>
                <c:pt idx="80">
                  <c:v>16.27</c:v>
                </c:pt>
                <c:pt idx="81">
                  <c:v>16.13</c:v>
                </c:pt>
                <c:pt idx="82">
                  <c:v>15.75</c:v>
                </c:pt>
                <c:pt idx="83">
                  <c:v>16.690000000000001</c:v>
                </c:pt>
                <c:pt idx="84">
                  <c:v>16.260000000000002</c:v>
                </c:pt>
                <c:pt idx="85">
                  <c:v>16.13</c:v>
                </c:pt>
                <c:pt idx="86">
                  <c:v>16.600000000000001</c:v>
                </c:pt>
                <c:pt idx="87">
                  <c:v>16.239999999999998</c:v>
                </c:pt>
                <c:pt idx="88">
                  <c:v>16.350000000000001</c:v>
                </c:pt>
                <c:pt idx="89">
                  <c:v>16.46</c:v>
                </c:pt>
                <c:pt idx="90">
                  <c:v>16.78</c:v>
                </c:pt>
                <c:pt idx="91">
                  <c:v>17.010000000000002</c:v>
                </c:pt>
                <c:pt idx="92">
                  <c:v>16.25</c:v>
                </c:pt>
                <c:pt idx="93">
                  <c:v>16.649999999999999</c:v>
                </c:pt>
                <c:pt idx="94">
                  <c:v>16.739999999999998</c:v>
                </c:pt>
                <c:pt idx="95">
                  <c:v>15.66</c:v>
                </c:pt>
                <c:pt idx="96">
                  <c:v>17.350000000000001</c:v>
                </c:pt>
                <c:pt idx="97">
                  <c:v>17.079999999999998</c:v>
                </c:pt>
                <c:pt idx="98">
                  <c:v>17.190000000000001</c:v>
                </c:pt>
                <c:pt idx="99">
                  <c:v>17.059999999999999</c:v>
                </c:pt>
                <c:pt idx="100">
                  <c:v>17.27</c:v>
                </c:pt>
                <c:pt idx="101">
                  <c:v>17.02</c:v>
                </c:pt>
                <c:pt idx="102">
                  <c:v>17.3</c:v>
                </c:pt>
                <c:pt idx="103">
                  <c:v>17.05</c:v>
                </c:pt>
                <c:pt idx="104">
                  <c:v>17.46</c:v>
                </c:pt>
                <c:pt idx="105">
                  <c:v>17.2</c:v>
                </c:pt>
                <c:pt idx="106">
                  <c:v>17.95</c:v>
                </c:pt>
                <c:pt idx="107">
                  <c:v>17.29</c:v>
                </c:pt>
                <c:pt idx="108">
                  <c:v>17.420000000000002</c:v>
                </c:pt>
                <c:pt idx="109">
                  <c:v>17.57</c:v>
                </c:pt>
                <c:pt idx="110">
                  <c:v>17.54</c:v>
                </c:pt>
                <c:pt idx="111">
                  <c:v>17.93</c:v>
                </c:pt>
                <c:pt idx="112">
                  <c:v>17.14</c:v>
                </c:pt>
                <c:pt idx="113">
                  <c:v>17.47</c:v>
                </c:pt>
                <c:pt idx="114">
                  <c:v>17.75</c:v>
                </c:pt>
                <c:pt idx="115">
                  <c:v>17.68</c:v>
                </c:pt>
                <c:pt idx="116">
                  <c:v>18.079999999999998</c:v>
                </c:pt>
                <c:pt idx="117">
                  <c:v>18.03</c:v>
                </c:pt>
                <c:pt idx="118">
                  <c:v>17.989999999999998</c:v>
                </c:pt>
                <c:pt idx="119">
                  <c:v>18.010000000000002</c:v>
                </c:pt>
                <c:pt idx="120">
                  <c:v>18.309999999999999</c:v>
                </c:pt>
                <c:pt idx="121">
                  <c:v>18.22</c:v>
                </c:pt>
                <c:pt idx="122">
                  <c:v>17.600000000000001</c:v>
                </c:pt>
                <c:pt idx="123">
                  <c:v>18.25</c:v>
                </c:pt>
                <c:pt idx="124">
                  <c:v>18.05</c:v>
                </c:pt>
                <c:pt idx="125">
                  <c:v>18.45</c:v>
                </c:pt>
                <c:pt idx="126">
                  <c:v>18.22</c:v>
                </c:pt>
                <c:pt idx="127">
                  <c:v>18.309999999999999</c:v>
                </c:pt>
                <c:pt idx="128">
                  <c:v>18.809999999999999</c:v>
                </c:pt>
                <c:pt idx="129">
                  <c:v>18.46</c:v>
                </c:pt>
                <c:pt idx="130">
                  <c:v>18.489999999999998</c:v>
                </c:pt>
                <c:pt idx="131">
                  <c:v>18.66</c:v>
                </c:pt>
                <c:pt idx="132">
                  <c:v>19.02</c:v>
                </c:pt>
                <c:pt idx="133">
                  <c:v>18.61</c:v>
                </c:pt>
                <c:pt idx="134">
                  <c:v>17.989999999999998</c:v>
                </c:pt>
                <c:pt idx="135">
                  <c:v>18.77</c:v>
                </c:pt>
                <c:pt idx="136">
                  <c:v>19</c:v>
                </c:pt>
                <c:pt idx="137">
                  <c:v>18.940000000000001</c:v>
                </c:pt>
                <c:pt idx="138">
                  <c:v>18.649999999999999</c:v>
                </c:pt>
                <c:pt idx="139">
                  <c:v>18.82</c:v>
                </c:pt>
                <c:pt idx="140">
                  <c:v>17.91</c:v>
                </c:pt>
                <c:pt idx="141">
                  <c:v>18.63</c:v>
                </c:pt>
                <c:pt idx="142">
                  <c:v>19.21</c:v>
                </c:pt>
                <c:pt idx="143">
                  <c:v>19.16</c:v>
                </c:pt>
                <c:pt idx="144">
                  <c:v>19.190000000000001</c:v>
                </c:pt>
                <c:pt idx="145">
                  <c:v>19.45</c:v>
                </c:pt>
                <c:pt idx="146">
                  <c:v>19.399999999999999</c:v>
                </c:pt>
                <c:pt idx="147">
                  <c:v>19.18</c:v>
                </c:pt>
                <c:pt idx="148">
                  <c:v>19.59</c:v>
                </c:pt>
                <c:pt idx="149">
                  <c:v>19.27</c:v>
                </c:pt>
                <c:pt idx="150">
                  <c:v>19.53</c:v>
                </c:pt>
                <c:pt idx="151">
                  <c:v>19.440000000000001</c:v>
                </c:pt>
                <c:pt idx="152">
                  <c:v>19.07</c:v>
                </c:pt>
                <c:pt idx="153">
                  <c:v>19.55</c:v>
                </c:pt>
                <c:pt idx="154">
                  <c:v>19.100000000000001</c:v>
                </c:pt>
                <c:pt idx="155">
                  <c:v>19.399999999999999</c:v>
                </c:pt>
                <c:pt idx="156">
                  <c:v>19.53</c:v>
                </c:pt>
                <c:pt idx="157">
                  <c:v>19.8</c:v>
                </c:pt>
                <c:pt idx="158">
                  <c:v>19.68</c:v>
                </c:pt>
                <c:pt idx="159">
                  <c:v>19.690000000000001</c:v>
                </c:pt>
                <c:pt idx="160">
                  <c:v>19.809999999999999</c:v>
                </c:pt>
                <c:pt idx="161">
                  <c:v>19.79</c:v>
                </c:pt>
                <c:pt idx="162">
                  <c:v>19.89</c:v>
                </c:pt>
                <c:pt idx="163">
                  <c:v>19.73</c:v>
                </c:pt>
                <c:pt idx="164">
                  <c:v>19.59</c:v>
                </c:pt>
                <c:pt idx="165">
                  <c:v>20.16</c:v>
                </c:pt>
                <c:pt idx="166">
                  <c:v>20.13</c:v>
                </c:pt>
                <c:pt idx="167">
                  <c:v>19.170000000000002</c:v>
                </c:pt>
                <c:pt idx="168">
                  <c:v>20.260000000000002</c:v>
                </c:pt>
                <c:pt idx="169">
                  <c:v>20.48</c:v>
                </c:pt>
                <c:pt idx="170">
                  <c:v>20.309999999999999</c:v>
                </c:pt>
                <c:pt idx="171">
                  <c:v>20.57</c:v>
                </c:pt>
                <c:pt idx="172">
                  <c:v>19.55</c:v>
                </c:pt>
                <c:pt idx="173">
                  <c:v>20.2</c:v>
                </c:pt>
                <c:pt idx="174">
                  <c:v>20.18</c:v>
                </c:pt>
                <c:pt idx="175">
                  <c:v>20.440000000000001</c:v>
                </c:pt>
                <c:pt idx="176">
                  <c:v>20.51</c:v>
                </c:pt>
                <c:pt idx="177">
                  <c:v>20.09</c:v>
                </c:pt>
                <c:pt idx="178">
                  <c:v>20.58</c:v>
                </c:pt>
                <c:pt idx="179">
                  <c:v>20.47</c:v>
                </c:pt>
                <c:pt idx="180">
                  <c:v>20.64</c:v>
                </c:pt>
                <c:pt idx="181">
                  <c:v>20.29</c:v>
                </c:pt>
                <c:pt idx="182">
                  <c:v>20.73</c:v>
                </c:pt>
                <c:pt idx="183">
                  <c:v>20.34</c:v>
                </c:pt>
                <c:pt idx="184">
                  <c:v>21.16</c:v>
                </c:pt>
                <c:pt idx="185">
                  <c:v>20.55</c:v>
                </c:pt>
                <c:pt idx="186">
                  <c:v>20.59</c:v>
                </c:pt>
                <c:pt idx="187">
                  <c:v>21.1</c:v>
                </c:pt>
                <c:pt idx="188">
                  <c:v>20.94</c:v>
                </c:pt>
                <c:pt idx="189">
                  <c:v>20.6</c:v>
                </c:pt>
                <c:pt idx="190">
                  <c:v>21.71</c:v>
                </c:pt>
                <c:pt idx="191">
                  <c:v>21.37</c:v>
                </c:pt>
                <c:pt idx="192">
                  <c:v>21.56</c:v>
                </c:pt>
                <c:pt idx="193">
                  <c:v>21.09</c:v>
                </c:pt>
                <c:pt idx="194">
                  <c:v>20.92</c:v>
                </c:pt>
                <c:pt idx="195">
                  <c:v>20.18</c:v>
                </c:pt>
                <c:pt idx="196">
                  <c:v>21.61</c:v>
                </c:pt>
                <c:pt idx="197">
                  <c:v>22.01</c:v>
                </c:pt>
                <c:pt idx="198">
                  <c:v>21.75</c:v>
                </c:pt>
                <c:pt idx="199">
                  <c:v>23.09</c:v>
                </c:pt>
                <c:pt idx="200">
                  <c:v>23.27</c:v>
                </c:pt>
                <c:pt idx="201">
                  <c:v>22.27</c:v>
                </c:pt>
                <c:pt idx="202">
                  <c:v>23.21</c:v>
                </c:pt>
                <c:pt idx="203">
                  <c:v>23.51</c:v>
                </c:pt>
                <c:pt idx="204">
                  <c:v>23.29</c:v>
                </c:pt>
                <c:pt idx="205">
                  <c:v>24.63</c:v>
                </c:pt>
                <c:pt idx="206">
                  <c:v>24.25</c:v>
                </c:pt>
                <c:pt idx="207">
                  <c:v>25.22</c:v>
                </c:pt>
                <c:pt idx="208">
                  <c:v>25.73</c:v>
                </c:pt>
                <c:pt idx="209">
                  <c:v>27.22</c:v>
                </c:pt>
                <c:pt idx="210">
                  <c:v>27.42</c:v>
                </c:pt>
                <c:pt idx="211">
                  <c:v>28.11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3A-48A4-B1C1-5BC72124E1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1513600"/>
        <c:axId val="117595520"/>
      </c:lineChart>
      <c:catAx>
        <c:axId val="111513600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595520"/>
        <c:crosses val="autoZero"/>
        <c:auto val="1"/>
        <c:lblAlgn val="ctr"/>
        <c:lblOffset val="100"/>
        <c:noMultiLvlLbl val="0"/>
      </c:catAx>
      <c:valAx>
        <c:axId val="117595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1513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8.8145284234680224E-2"/>
          <c:y val="0.13409721634258087"/>
          <c:w val="0.42523897087714335"/>
          <c:h val="0.125130205852483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Area Mean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7.2881873584032281E-2"/>
          <c:y val="0.12298419627634716"/>
          <c:w val="0.88443171295955048"/>
          <c:h val="0.7911582173880124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project2_wdbc!$E$2:$E$358</c:f>
              <c:numCache>
                <c:formatCode>General</c:formatCode>
                <c:ptCount val="357"/>
                <c:pt idx="0">
                  <c:v>143.5</c:v>
                </c:pt>
                <c:pt idx="1">
                  <c:v>181</c:v>
                </c:pt>
                <c:pt idx="2">
                  <c:v>178.8</c:v>
                </c:pt>
                <c:pt idx="3">
                  <c:v>170.4</c:v>
                </c:pt>
                <c:pt idx="4">
                  <c:v>201.9</c:v>
                </c:pt>
                <c:pt idx="5">
                  <c:v>203.9</c:v>
                </c:pt>
                <c:pt idx="6">
                  <c:v>221.2</c:v>
                </c:pt>
                <c:pt idx="7">
                  <c:v>224.5</c:v>
                </c:pt>
                <c:pt idx="8">
                  <c:v>227.2</c:v>
                </c:pt>
                <c:pt idx="9">
                  <c:v>221.3</c:v>
                </c:pt>
                <c:pt idx="10">
                  <c:v>221.8</c:v>
                </c:pt>
                <c:pt idx="11">
                  <c:v>234.3</c:v>
                </c:pt>
                <c:pt idx="12">
                  <c:v>230.9</c:v>
                </c:pt>
                <c:pt idx="13">
                  <c:v>246.3</c:v>
                </c:pt>
                <c:pt idx="14">
                  <c:v>241</c:v>
                </c:pt>
                <c:pt idx="15">
                  <c:v>245.2</c:v>
                </c:pt>
                <c:pt idx="16">
                  <c:v>244</c:v>
                </c:pt>
                <c:pt idx="17">
                  <c:v>250.5</c:v>
                </c:pt>
                <c:pt idx="18">
                  <c:v>264</c:v>
                </c:pt>
                <c:pt idx="19">
                  <c:v>260.89999999999998</c:v>
                </c:pt>
                <c:pt idx="20">
                  <c:v>271.3</c:v>
                </c:pt>
                <c:pt idx="21">
                  <c:v>271.2</c:v>
                </c:pt>
                <c:pt idx="22">
                  <c:v>268.8</c:v>
                </c:pt>
                <c:pt idx="23">
                  <c:v>278.60000000000002</c:v>
                </c:pt>
                <c:pt idx="24">
                  <c:v>257.8</c:v>
                </c:pt>
                <c:pt idx="25">
                  <c:v>244.5</c:v>
                </c:pt>
                <c:pt idx="26">
                  <c:v>269.39999999999998</c:v>
                </c:pt>
                <c:pt idx="27">
                  <c:v>279.60000000000002</c:v>
                </c:pt>
                <c:pt idx="28">
                  <c:v>273.89999999999998</c:v>
                </c:pt>
                <c:pt idx="29">
                  <c:v>288.10000000000002</c:v>
                </c:pt>
                <c:pt idx="30">
                  <c:v>285.7</c:v>
                </c:pt>
                <c:pt idx="31">
                  <c:v>286.3</c:v>
                </c:pt>
                <c:pt idx="32">
                  <c:v>288.5</c:v>
                </c:pt>
                <c:pt idx="33">
                  <c:v>248.7</c:v>
                </c:pt>
                <c:pt idx="34">
                  <c:v>289.10000000000002</c:v>
                </c:pt>
                <c:pt idx="35">
                  <c:v>289.89999999999998</c:v>
                </c:pt>
                <c:pt idx="36">
                  <c:v>280.5</c:v>
                </c:pt>
                <c:pt idx="37">
                  <c:v>290.89999999999998</c:v>
                </c:pt>
                <c:pt idx="38">
                  <c:v>289.7</c:v>
                </c:pt>
                <c:pt idx="39">
                  <c:v>294.5</c:v>
                </c:pt>
                <c:pt idx="40">
                  <c:v>290.2</c:v>
                </c:pt>
                <c:pt idx="41">
                  <c:v>295.39999999999998</c:v>
                </c:pt>
                <c:pt idx="42">
                  <c:v>293.2</c:v>
                </c:pt>
                <c:pt idx="43">
                  <c:v>307.3</c:v>
                </c:pt>
                <c:pt idx="44">
                  <c:v>317.5</c:v>
                </c:pt>
                <c:pt idx="45">
                  <c:v>300.2</c:v>
                </c:pt>
                <c:pt idx="46">
                  <c:v>298.3</c:v>
                </c:pt>
                <c:pt idx="47">
                  <c:v>272.5</c:v>
                </c:pt>
                <c:pt idx="48">
                  <c:v>310.8</c:v>
                </c:pt>
                <c:pt idx="49">
                  <c:v>311.89999999999998</c:v>
                </c:pt>
                <c:pt idx="50">
                  <c:v>302.39999999999998</c:v>
                </c:pt>
                <c:pt idx="51">
                  <c:v>311.7</c:v>
                </c:pt>
                <c:pt idx="52">
                  <c:v>321.2</c:v>
                </c:pt>
                <c:pt idx="53">
                  <c:v>313.10000000000002</c:v>
                </c:pt>
                <c:pt idx="54">
                  <c:v>324.89999999999998</c:v>
                </c:pt>
                <c:pt idx="55">
                  <c:v>321.39999999999998</c:v>
                </c:pt>
                <c:pt idx="56">
                  <c:v>321.60000000000002</c:v>
                </c:pt>
                <c:pt idx="57">
                  <c:v>320.8</c:v>
                </c:pt>
                <c:pt idx="58">
                  <c:v>321.60000000000002</c:v>
                </c:pt>
                <c:pt idx="59">
                  <c:v>324.2</c:v>
                </c:pt>
                <c:pt idx="60">
                  <c:v>329.6</c:v>
                </c:pt>
                <c:pt idx="61">
                  <c:v>337.7</c:v>
                </c:pt>
                <c:pt idx="62">
                  <c:v>340.9</c:v>
                </c:pt>
                <c:pt idx="63">
                  <c:v>334.2</c:v>
                </c:pt>
                <c:pt idx="64">
                  <c:v>334.3</c:v>
                </c:pt>
                <c:pt idx="65">
                  <c:v>336.1</c:v>
                </c:pt>
                <c:pt idx="66">
                  <c:v>333.6</c:v>
                </c:pt>
                <c:pt idx="67">
                  <c:v>349.6</c:v>
                </c:pt>
                <c:pt idx="68">
                  <c:v>347</c:v>
                </c:pt>
                <c:pt idx="69">
                  <c:v>355.3</c:v>
                </c:pt>
                <c:pt idx="70">
                  <c:v>360.5</c:v>
                </c:pt>
                <c:pt idx="71">
                  <c:v>334.2</c:v>
                </c:pt>
                <c:pt idx="72">
                  <c:v>366.8</c:v>
                </c:pt>
                <c:pt idx="73">
                  <c:v>357.6</c:v>
                </c:pt>
                <c:pt idx="74">
                  <c:v>359.9</c:v>
                </c:pt>
                <c:pt idx="75">
                  <c:v>361.6</c:v>
                </c:pt>
                <c:pt idx="76">
                  <c:v>363.7</c:v>
                </c:pt>
                <c:pt idx="77">
                  <c:v>346.4</c:v>
                </c:pt>
                <c:pt idx="78">
                  <c:v>344.9</c:v>
                </c:pt>
                <c:pt idx="79">
                  <c:v>338.3</c:v>
                </c:pt>
                <c:pt idx="80">
                  <c:v>372.7</c:v>
                </c:pt>
                <c:pt idx="81">
                  <c:v>378.2</c:v>
                </c:pt>
                <c:pt idx="82">
                  <c:v>370</c:v>
                </c:pt>
                <c:pt idx="83">
                  <c:v>358.9</c:v>
                </c:pt>
                <c:pt idx="84">
                  <c:v>381.1</c:v>
                </c:pt>
                <c:pt idx="85">
                  <c:v>372.7</c:v>
                </c:pt>
                <c:pt idx="86">
                  <c:v>386</c:v>
                </c:pt>
                <c:pt idx="87">
                  <c:v>365.6</c:v>
                </c:pt>
                <c:pt idx="88">
                  <c:v>386.8</c:v>
                </c:pt>
                <c:pt idx="89">
                  <c:v>381.9</c:v>
                </c:pt>
                <c:pt idx="90">
                  <c:v>373.2</c:v>
                </c:pt>
                <c:pt idx="91">
                  <c:v>380.3</c:v>
                </c:pt>
                <c:pt idx="92">
                  <c:v>384.6</c:v>
                </c:pt>
                <c:pt idx="93">
                  <c:v>366.5</c:v>
                </c:pt>
                <c:pt idx="94">
                  <c:v>388.1</c:v>
                </c:pt>
                <c:pt idx="95">
                  <c:v>390</c:v>
                </c:pt>
                <c:pt idx="96">
                  <c:v>373.9</c:v>
                </c:pt>
                <c:pt idx="97">
                  <c:v>378.4</c:v>
                </c:pt>
                <c:pt idx="98">
                  <c:v>371.5</c:v>
                </c:pt>
                <c:pt idx="99">
                  <c:v>395.7</c:v>
                </c:pt>
                <c:pt idx="100">
                  <c:v>396.6</c:v>
                </c:pt>
                <c:pt idx="101">
                  <c:v>394.1</c:v>
                </c:pt>
                <c:pt idx="102">
                  <c:v>387.3</c:v>
                </c:pt>
                <c:pt idx="103">
                  <c:v>396</c:v>
                </c:pt>
                <c:pt idx="104">
                  <c:v>388</c:v>
                </c:pt>
                <c:pt idx="105">
                  <c:v>396.5</c:v>
                </c:pt>
                <c:pt idx="106">
                  <c:v>399.8</c:v>
                </c:pt>
                <c:pt idx="107">
                  <c:v>391.2</c:v>
                </c:pt>
                <c:pt idx="108">
                  <c:v>384.8</c:v>
                </c:pt>
                <c:pt idx="109">
                  <c:v>402.7</c:v>
                </c:pt>
                <c:pt idx="110">
                  <c:v>399.8</c:v>
                </c:pt>
                <c:pt idx="111">
                  <c:v>386.3</c:v>
                </c:pt>
                <c:pt idx="112">
                  <c:v>407.4</c:v>
                </c:pt>
                <c:pt idx="113">
                  <c:v>403.3</c:v>
                </c:pt>
                <c:pt idx="114">
                  <c:v>409</c:v>
                </c:pt>
                <c:pt idx="115">
                  <c:v>392</c:v>
                </c:pt>
                <c:pt idx="116">
                  <c:v>402</c:v>
                </c:pt>
                <c:pt idx="117">
                  <c:v>403.1</c:v>
                </c:pt>
                <c:pt idx="118">
                  <c:v>398</c:v>
                </c:pt>
                <c:pt idx="119">
                  <c:v>421</c:v>
                </c:pt>
                <c:pt idx="120">
                  <c:v>394.1</c:v>
                </c:pt>
                <c:pt idx="121">
                  <c:v>409.1</c:v>
                </c:pt>
                <c:pt idx="122">
                  <c:v>401.5</c:v>
                </c:pt>
                <c:pt idx="123">
                  <c:v>406.3</c:v>
                </c:pt>
                <c:pt idx="124">
                  <c:v>412.7</c:v>
                </c:pt>
                <c:pt idx="125">
                  <c:v>389.4</c:v>
                </c:pt>
                <c:pt idx="126">
                  <c:v>404.9</c:v>
                </c:pt>
                <c:pt idx="127">
                  <c:v>409.7</c:v>
                </c:pt>
                <c:pt idx="128">
                  <c:v>417.2</c:v>
                </c:pt>
                <c:pt idx="129">
                  <c:v>427.3</c:v>
                </c:pt>
                <c:pt idx="130">
                  <c:v>418.7</c:v>
                </c:pt>
                <c:pt idx="131">
                  <c:v>412.6</c:v>
                </c:pt>
                <c:pt idx="132">
                  <c:v>403.5</c:v>
                </c:pt>
                <c:pt idx="133">
                  <c:v>402.9</c:v>
                </c:pt>
                <c:pt idx="134">
                  <c:v>420.3</c:v>
                </c:pt>
                <c:pt idx="135">
                  <c:v>423.6</c:v>
                </c:pt>
                <c:pt idx="136">
                  <c:v>427.9</c:v>
                </c:pt>
                <c:pt idx="137">
                  <c:v>415.1</c:v>
                </c:pt>
                <c:pt idx="138">
                  <c:v>420.3</c:v>
                </c:pt>
                <c:pt idx="139">
                  <c:v>412.5</c:v>
                </c:pt>
                <c:pt idx="140">
                  <c:v>416.2</c:v>
                </c:pt>
                <c:pt idx="141">
                  <c:v>431.9</c:v>
                </c:pt>
                <c:pt idx="142">
                  <c:v>428.9</c:v>
                </c:pt>
                <c:pt idx="143">
                  <c:v>408.2</c:v>
                </c:pt>
                <c:pt idx="144">
                  <c:v>420.5</c:v>
                </c:pt>
                <c:pt idx="145">
                  <c:v>428</c:v>
                </c:pt>
                <c:pt idx="146">
                  <c:v>432.7</c:v>
                </c:pt>
                <c:pt idx="147">
                  <c:v>437.6</c:v>
                </c:pt>
                <c:pt idx="148">
                  <c:v>422.9</c:v>
                </c:pt>
                <c:pt idx="149">
                  <c:v>446</c:v>
                </c:pt>
                <c:pt idx="150">
                  <c:v>419.8</c:v>
                </c:pt>
                <c:pt idx="151">
                  <c:v>442.7</c:v>
                </c:pt>
                <c:pt idx="152">
                  <c:v>435.6</c:v>
                </c:pt>
                <c:pt idx="153">
                  <c:v>426</c:v>
                </c:pt>
                <c:pt idx="154">
                  <c:v>406.4</c:v>
                </c:pt>
                <c:pt idx="155">
                  <c:v>408.8</c:v>
                </c:pt>
                <c:pt idx="156">
                  <c:v>433.8</c:v>
                </c:pt>
                <c:pt idx="157">
                  <c:v>438.6</c:v>
                </c:pt>
                <c:pt idx="158">
                  <c:v>445.3</c:v>
                </c:pt>
                <c:pt idx="159">
                  <c:v>442.5</c:v>
                </c:pt>
                <c:pt idx="160">
                  <c:v>432</c:v>
                </c:pt>
                <c:pt idx="161">
                  <c:v>448.6</c:v>
                </c:pt>
                <c:pt idx="162">
                  <c:v>449.9</c:v>
                </c:pt>
                <c:pt idx="163">
                  <c:v>443.3</c:v>
                </c:pt>
                <c:pt idx="164">
                  <c:v>458.7</c:v>
                </c:pt>
                <c:pt idx="165">
                  <c:v>426.7</c:v>
                </c:pt>
                <c:pt idx="166">
                  <c:v>461.4</c:v>
                </c:pt>
                <c:pt idx="167">
                  <c:v>432.2</c:v>
                </c:pt>
                <c:pt idx="168">
                  <c:v>465.4</c:v>
                </c:pt>
                <c:pt idx="169">
                  <c:v>441.3</c:v>
                </c:pt>
                <c:pt idx="170">
                  <c:v>451.1</c:v>
                </c:pt>
                <c:pt idx="171">
                  <c:v>445.2</c:v>
                </c:pt>
                <c:pt idx="172">
                  <c:v>441</c:v>
                </c:pt>
                <c:pt idx="173">
                  <c:v>464.4</c:v>
                </c:pt>
                <c:pt idx="174">
                  <c:v>457.9</c:v>
                </c:pt>
                <c:pt idx="175">
                  <c:v>449.3</c:v>
                </c:pt>
                <c:pt idx="176">
                  <c:v>446.2</c:v>
                </c:pt>
                <c:pt idx="177">
                  <c:v>432.8</c:v>
                </c:pt>
                <c:pt idx="178">
                  <c:v>466.5</c:v>
                </c:pt>
                <c:pt idx="179">
                  <c:v>460.3</c:v>
                </c:pt>
                <c:pt idx="180">
                  <c:v>455.3</c:v>
                </c:pt>
                <c:pt idx="181">
                  <c:v>469.1</c:v>
                </c:pt>
                <c:pt idx="182">
                  <c:v>458.4</c:v>
                </c:pt>
                <c:pt idx="183">
                  <c:v>466.1</c:v>
                </c:pt>
                <c:pt idx="184">
                  <c:v>461</c:v>
                </c:pt>
                <c:pt idx="185">
                  <c:v>477.3</c:v>
                </c:pt>
                <c:pt idx="186">
                  <c:v>476.5</c:v>
                </c:pt>
                <c:pt idx="187">
                  <c:v>447.8</c:v>
                </c:pt>
                <c:pt idx="188">
                  <c:v>462</c:v>
                </c:pt>
                <c:pt idx="189">
                  <c:v>463.7</c:v>
                </c:pt>
                <c:pt idx="190">
                  <c:v>477.3</c:v>
                </c:pt>
                <c:pt idx="191">
                  <c:v>464.1</c:v>
                </c:pt>
                <c:pt idx="192">
                  <c:v>468.5</c:v>
                </c:pt>
                <c:pt idx="193">
                  <c:v>466.7</c:v>
                </c:pt>
                <c:pt idx="194">
                  <c:v>455.8</c:v>
                </c:pt>
                <c:pt idx="195">
                  <c:v>470.9</c:v>
                </c:pt>
                <c:pt idx="196">
                  <c:v>481.6</c:v>
                </c:pt>
                <c:pt idx="197">
                  <c:v>491.9</c:v>
                </c:pt>
                <c:pt idx="198">
                  <c:v>453.1</c:v>
                </c:pt>
                <c:pt idx="199">
                  <c:v>466.1</c:v>
                </c:pt>
                <c:pt idx="200">
                  <c:v>489</c:v>
                </c:pt>
                <c:pt idx="201">
                  <c:v>464.5</c:v>
                </c:pt>
                <c:pt idx="202">
                  <c:v>471.3</c:v>
                </c:pt>
                <c:pt idx="203">
                  <c:v>480.1</c:v>
                </c:pt>
                <c:pt idx="204">
                  <c:v>492.9</c:v>
                </c:pt>
                <c:pt idx="205">
                  <c:v>462.9</c:v>
                </c:pt>
                <c:pt idx="206">
                  <c:v>495</c:v>
                </c:pt>
                <c:pt idx="207">
                  <c:v>501.3</c:v>
                </c:pt>
                <c:pt idx="208">
                  <c:v>481.9</c:v>
                </c:pt>
                <c:pt idx="209">
                  <c:v>476.3</c:v>
                </c:pt>
                <c:pt idx="210">
                  <c:v>489.9</c:v>
                </c:pt>
                <c:pt idx="211">
                  <c:v>508.8</c:v>
                </c:pt>
                <c:pt idx="212">
                  <c:v>496.4</c:v>
                </c:pt>
                <c:pt idx="213">
                  <c:v>507.9</c:v>
                </c:pt>
                <c:pt idx="214">
                  <c:v>502.5</c:v>
                </c:pt>
                <c:pt idx="215">
                  <c:v>467.8</c:v>
                </c:pt>
                <c:pt idx="216">
                  <c:v>492.1</c:v>
                </c:pt>
                <c:pt idx="217">
                  <c:v>496.6</c:v>
                </c:pt>
                <c:pt idx="218">
                  <c:v>515.9</c:v>
                </c:pt>
                <c:pt idx="219">
                  <c:v>485.8</c:v>
                </c:pt>
                <c:pt idx="220">
                  <c:v>526.4</c:v>
                </c:pt>
                <c:pt idx="221">
                  <c:v>507.4</c:v>
                </c:pt>
                <c:pt idx="222">
                  <c:v>480.4</c:v>
                </c:pt>
                <c:pt idx="223">
                  <c:v>504.1</c:v>
                </c:pt>
                <c:pt idx="224">
                  <c:v>512.20000000000005</c:v>
                </c:pt>
                <c:pt idx="225">
                  <c:v>514.29999999999995</c:v>
                </c:pt>
                <c:pt idx="226">
                  <c:v>493.8</c:v>
                </c:pt>
                <c:pt idx="227">
                  <c:v>516.4</c:v>
                </c:pt>
                <c:pt idx="228">
                  <c:v>520.20000000000005</c:v>
                </c:pt>
                <c:pt idx="229">
                  <c:v>523.79999999999995</c:v>
                </c:pt>
                <c:pt idx="230">
                  <c:v>527.20000000000005</c:v>
                </c:pt>
                <c:pt idx="231">
                  <c:v>514.5</c:v>
                </c:pt>
                <c:pt idx="232">
                  <c:v>509.2</c:v>
                </c:pt>
                <c:pt idx="233">
                  <c:v>485.6</c:v>
                </c:pt>
                <c:pt idx="234">
                  <c:v>530.6</c:v>
                </c:pt>
                <c:pt idx="235">
                  <c:v>504.8</c:v>
                </c:pt>
                <c:pt idx="236">
                  <c:v>476.7</c:v>
                </c:pt>
                <c:pt idx="237">
                  <c:v>506.9</c:v>
                </c:pt>
                <c:pt idx="238">
                  <c:v>508.3</c:v>
                </c:pt>
                <c:pt idx="239">
                  <c:v>513.70000000000005</c:v>
                </c:pt>
                <c:pt idx="240">
                  <c:v>507.6</c:v>
                </c:pt>
                <c:pt idx="241">
                  <c:v>506.3</c:v>
                </c:pt>
                <c:pt idx="242">
                  <c:v>519.4</c:v>
                </c:pt>
                <c:pt idx="243">
                  <c:v>512.20000000000005</c:v>
                </c:pt>
                <c:pt idx="244">
                  <c:v>538.70000000000005</c:v>
                </c:pt>
                <c:pt idx="245">
                  <c:v>537.29999999999995</c:v>
                </c:pt>
                <c:pt idx="246">
                  <c:v>514.29999999999995</c:v>
                </c:pt>
                <c:pt idx="247">
                  <c:v>516.6</c:v>
                </c:pt>
                <c:pt idx="248">
                  <c:v>537.9</c:v>
                </c:pt>
                <c:pt idx="249">
                  <c:v>541.6</c:v>
                </c:pt>
                <c:pt idx="250">
                  <c:v>525.20000000000005</c:v>
                </c:pt>
                <c:pt idx="251">
                  <c:v>537.29999999999995</c:v>
                </c:pt>
                <c:pt idx="252">
                  <c:v>493.1</c:v>
                </c:pt>
                <c:pt idx="253">
                  <c:v>514</c:v>
                </c:pt>
                <c:pt idx="254">
                  <c:v>546.4</c:v>
                </c:pt>
                <c:pt idx="255">
                  <c:v>551.70000000000005</c:v>
                </c:pt>
                <c:pt idx="256">
                  <c:v>538.4</c:v>
                </c:pt>
                <c:pt idx="257">
                  <c:v>512.20000000000005</c:v>
                </c:pt>
                <c:pt idx="258">
                  <c:v>512</c:v>
                </c:pt>
                <c:pt idx="259">
                  <c:v>546.1</c:v>
                </c:pt>
                <c:pt idx="260">
                  <c:v>538.9</c:v>
                </c:pt>
                <c:pt idx="261">
                  <c:v>552.4</c:v>
                </c:pt>
                <c:pt idx="262">
                  <c:v>520</c:v>
                </c:pt>
                <c:pt idx="263">
                  <c:v>566.20000000000005</c:v>
                </c:pt>
                <c:pt idx="264">
                  <c:v>541.79999999999995</c:v>
                </c:pt>
                <c:pt idx="265">
                  <c:v>562.1</c:v>
                </c:pt>
                <c:pt idx="266">
                  <c:v>536.9</c:v>
                </c:pt>
                <c:pt idx="267">
                  <c:v>553.5</c:v>
                </c:pt>
                <c:pt idx="268">
                  <c:v>572.29999999999995</c:v>
                </c:pt>
                <c:pt idx="269">
                  <c:v>557.20000000000005</c:v>
                </c:pt>
                <c:pt idx="270">
                  <c:v>520</c:v>
                </c:pt>
                <c:pt idx="271">
                  <c:v>555.1</c:v>
                </c:pt>
                <c:pt idx="272">
                  <c:v>542.9</c:v>
                </c:pt>
                <c:pt idx="273">
                  <c:v>561</c:v>
                </c:pt>
                <c:pt idx="274">
                  <c:v>529.4</c:v>
                </c:pt>
                <c:pt idx="275">
                  <c:v>561</c:v>
                </c:pt>
                <c:pt idx="276">
                  <c:v>573.20000000000005</c:v>
                </c:pt>
                <c:pt idx="277">
                  <c:v>571.79999999999995</c:v>
                </c:pt>
                <c:pt idx="278">
                  <c:v>546.29999999999995</c:v>
                </c:pt>
                <c:pt idx="279">
                  <c:v>575.29999999999995</c:v>
                </c:pt>
                <c:pt idx="280">
                  <c:v>551.1</c:v>
                </c:pt>
                <c:pt idx="281">
                  <c:v>566.29999999999995</c:v>
                </c:pt>
                <c:pt idx="282">
                  <c:v>571.1</c:v>
                </c:pt>
                <c:pt idx="283">
                  <c:v>575.5</c:v>
                </c:pt>
                <c:pt idx="284">
                  <c:v>579.1</c:v>
                </c:pt>
                <c:pt idx="285">
                  <c:v>568.9</c:v>
                </c:pt>
                <c:pt idx="286">
                  <c:v>559.20000000000005</c:v>
                </c:pt>
                <c:pt idx="287">
                  <c:v>582.70000000000005</c:v>
                </c:pt>
                <c:pt idx="288">
                  <c:v>558.1</c:v>
                </c:pt>
                <c:pt idx="289">
                  <c:v>585</c:v>
                </c:pt>
                <c:pt idx="290">
                  <c:v>580.6</c:v>
                </c:pt>
                <c:pt idx="291">
                  <c:v>585.9</c:v>
                </c:pt>
                <c:pt idx="292">
                  <c:v>596.6</c:v>
                </c:pt>
                <c:pt idx="293">
                  <c:v>588.70000000000005</c:v>
                </c:pt>
                <c:pt idx="294">
                  <c:v>593.70000000000005</c:v>
                </c:pt>
                <c:pt idx="295">
                  <c:v>590</c:v>
                </c:pt>
                <c:pt idx="296">
                  <c:v>561.29999999999995</c:v>
                </c:pt>
                <c:pt idx="297">
                  <c:v>592.6</c:v>
                </c:pt>
                <c:pt idx="298">
                  <c:v>571</c:v>
                </c:pt>
                <c:pt idx="299">
                  <c:v>602.9</c:v>
                </c:pt>
                <c:pt idx="300">
                  <c:v>599.4</c:v>
                </c:pt>
                <c:pt idx="301">
                  <c:v>587.4</c:v>
                </c:pt>
                <c:pt idx="302">
                  <c:v>575.29999999999995</c:v>
                </c:pt>
                <c:pt idx="303">
                  <c:v>606.5</c:v>
                </c:pt>
                <c:pt idx="304">
                  <c:v>609.1</c:v>
                </c:pt>
                <c:pt idx="305">
                  <c:v>584.79999999999995</c:v>
                </c:pt>
                <c:pt idx="306">
                  <c:v>611.20000000000005</c:v>
                </c:pt>
                <c:pt idx="307">
                  <c:v>603.4</c:v>
                </c:pt>
                <c:pt idx="308">
                  <c:v>616.5</c:v>
                </c:pt>
                <c:pt idx="309">
                  <c:v>632.6</c:v>
                </c:pt>
                <c:pt idx="310">
                  <c:v>594.20000000000005</c:v>
                </c:pt>
                <c:pt idx="311">
                  <c:v>633.1</c:v>
                </c:pt>
                <c:pt idx="312">
                  <c:v>600.4</c:v>
                </c:pt>
                <c:pt idx="313">
                  <c:v>646.1</c:v>
                </c:pt>
                <c:pt idx="314">
                  <c:v>618.4</c:v>
                </c:pt>
                <c:pt idx="315">
                  <c:v>641.20000000000005</c:v>
                </c:pt>
                <c:pt idx="316">
                  <c:v>623.9</c:v>
                </c:pt>
                <c:pt idx="317">
                  <c:v>664.9</c:v>
                </c:pt>
                <c:pt idx="318">
                  <c:v>644.20000000000005</c:v>
                </c:pt>
                <c:pt idx="319">
                  <c:v>640.1</c:v>
                </c:pt>
                <c:pt idx="320">
                  <c:v>641.20000000000005</c:v>
                </c:pt>
                <c:pt idx="321">
                  <c:v>666</c:v>
                </c:pt>
                <c:pt idx="322">
                  <c:v>659.7</c:v>
                </c:pt>
                <c:pt idx="323">
                  <c:v>640.70000000000005</c:v>
                </c:pt>
                <c:pt idx="324">
                  <c:v>658.8</c:v>
                </c:pt>
                <c:pt idx="325">
                  <c:v>662.7</c:v>
                </c:pt>
                <c:pt idx="326">
                  <c:v>680.7</c:v>
                </c:pt>
                <c:pt idx="327">
                  <c:v>668.6</c:v>
                </c:pt>
                <c:pt idx="328">
                  <c:v>668.7</c:v>
                </c:pt>
                <c:pt idx="329">
                  <c:v>673.7</c:v>
                </c:pt>
                <c:pt idx="330">
                  <c:v>690.2</c:v>
                </c:pt>
                <c:pt idx="331">
                  <c:v>651.9</c:v>
                </c:pt>
                <c:pt idx="332">
                  <c:v>656.4</c:v>
                </c:pt>
                <c:pt idx="333">
                  <c:v>674.8</c:v>
                </c:pt>
                <c:pt idx="334">
                  <c:v>651</c:v>
                </c:pt>
                <c:pt idx="335">
                  <c:v>680.9</c:v>
                </c:pt>
                <c:pt idx="336">
                  <c:v>685.9</c:v>
                </c:pt>
                <c:pt idx="337">
                  <c:v>657.1</c:v>
                </c:pt>
                <c:pt idx="338">
                  <c:v>686.9</c:v>
                </c:pt>
                <c:pt idx="339">
                  <c:v>687.3</c:v>
                </c:pt>
                <c:pt idx="340">
                  <c:v>684.5</c:v>
                </c:pt>
                <c:pt idx="341">
                  <c:v>693.7</c:v>
                </c:pt>
                <c:pt idx="342">
                  <c:v>711.8</c:v>
                </c:pt>
                <c:pt idx="343">
                  <c:v>629.9</c:v>
                </c:pt>
                <c:pt idx="344">
                  <c:v>689.5</c:v>
                </c:pt>
                <c:pt idx="345">
                  <c:v>725.5</c:v>
                </c:pt>
                <c:pt idx="346">
                  <c:v>656.1</c:v>
                </c:pt>
                <c:pt idx="347">
                  <c:v>689.4</c:v>
                </c:pt>
                <c:pt idx="348">
                  <c:v>674.5</c:v>
                </c:pt>
                <c:pt idx="349">
                  <c:v>761.7</c:v>
                </c:pt>
                <c:pt idx="350">
                  <c:v>747.2</c:v>
                </c:pt>
                <c:pt idx="351">
                  <c:v>800</c:v>
                </c:pt>
                <c:pt idx="352">
                  <c:v>819.8</c:v>
                </c:pt>
                <c:pt idx="353">
                  <c:v>788.5</c:v>
                </c:pt>
                <c:pt idx="354">
                  <c:v>838.1</c:v>
                </c:pt>
                <c:pt idx="355">
                  <c:v>880.2</c:v>
                </c:pt>
                <c:pt idx="356">
                  <c:v>992.1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562-4D42-8B37-908BC5D70893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project2_wdbc!$E$359:$E$570</c:f>
              <c:numCache>
                <c:formatCode>General</c:formatCode>
                <c:ptCount val="212"/>
                <c:pt idx="0">
                  <c:v>371.1</c:v>
                </c:pt>
                <c:pt idx="1">
                  <c:v>361.6</c:v>
                </c:pt>
                <c:pt idx="2">
                  <c:v>431.1</c:v>
                </c:pt>
                <c:pt idx="3">
                  <c:v>386.1</c:v>
                </c:pt>
                <c:pt idx="4">
                  <c:v>440.6</c:v>
                </c:pt>
                <c:pt idx="5">
                  <c:v>432</c:v>
                </c:pt>
                <c:pt idx="6">
                  <c:v>477.4</c:v>
                </c:pt>
                <c:pt idx="7">
                  <c:v>506.3</c:v>
                </c:pt>
                <c:pt idx="8">
                  <c:v>477.1</c:v>
                </c:pt>
                <c:pt idx="9">
                  <c:v>499</c:v>
                </c:pt>
                <c:pt idx="10">
                  <c:v>475.9</c:v>
                </c:pt>
                <c:pt idx="11">
                  <c:v>503.2</c:v>
                </c:pt>
                <c:pt idx="12">
                  <c:v>531.5</c:v>
                </c:pt>
                <c:pt idx="13">
                  <c:v>565.4</c:v>
                </c:pt>
                <c:pt idx="14">
                  <c:v>534.6</c:v>
                </c:pt>
                <c:pt idx="15">
                  <c:v>563</c:v>
                </c:pt>
                <c:pt idx="16">
                  <c:v>530.20000000000005</c:v>
                </c:pt>
                <c:pt idx="17">
                  <c:v>545.20000000000005</c:v>
                </c:pt>
                <c:pt idx="18">
                  <c:v>519.79999999999995</c:v>
                </c:pt>
                <c:pt idx="19">
                  <c:v>572.6</c:v>
                </c:pt>
                <c:pt idx="20">
                  <c:v>582.70000000000005</c:v>
                </c:pt>
                <c:pt idx="21">
                  <c:v>559.20000000000005</c:v>
                </c:pt>
                <c:pt idx="22">
                  <c:v>556.70000000000005</c:v>
                </c:pt>
                <c:pt idx="23">
                  <c:v>577.9</c:v>
                </c:pt>
                <c:pt idx="24">
                  <c:v>584.1</c:v>
                </c:pt>
                <c:pt idx="25">
                  <c:v>588.9</c:v>
                </c:pt>
                <c:pt idx="26">
                  <c:v>578.9</c:v>
                </c:pt>
                <c:pt idx="27">
                  <c:v>599.5</c:v>
                </c:pt>
                <c:pt idx="28">
                  <c:v>602.4</c:v>
                </c:pt>
                <c:pt idx="29">
                  <c:v>597.79999999999995</c:v>
                </c:pt>
                <c:pt idx="30">
                  <c:v>595.9</c:v>
                </c:pt>
                <c:pt idx="31">
                  <c:v>610.70000000000005</c:v>
                </c:pt>
                <c:pt idx="32">
                  <c:v>578.29999999999995</c:v>
                </c:pt>
                <c:pt idx="33">
                  <c:v>633</c:v>
                </c:pt>
                <c:pt idx="34">
                  <c:v>629.79999999999995</c:v>
                </c:pt>
                <c:pt idx="35">
                  <c:v>664.7</c:v>
                </c:pt>
                <c:pt idx="36">
                  <c:v>648.20000000000005</c:v>
                </c:pt>
                <c:pt idx="37">
                  <c:v>609.9</c:v>
                </c:pt>
                <c:pt idx="38">
                  <c:v>642.5</c:v>
                </c:pt>
                <c:pt idx="39">
                  <c:v>642.70000000000005</c:v>
                </c:pt>
                <c:pt idx="40">
                  <c:v>684.5</c:v>
                </c:pt>
                <c:pt idx="41">
                  <c:v>698.8</c:v>
                </c:pt>
                <c:pt idx="42">
                  <c:v>656.9</c:v>
                </c:pt>
                <c:pt idx="43">
                  <c:v>645.70000000000005</c:v>
                </c:pt>
                <c:pt idx="44">
                  <c:v>719.5</c:v>
                </c:pt>
                <c:pt idx="45">
                  <c:v>658.8</c:v>
                </c:pt>
                <c:pt idx="46">
                  <c:v>678.1</c:v>
                </c:pt>
                <c:pt idx="47">
                  <c:v>701.9</c:v>
                </c:pt>
                <c:pt idx="48">
                  <c:v>712.8</c:v>
                </c:pt>
                <c:pt idx="49">
                  <c:v>668.3</c:v>
                </c:pt>
                <c:pt idx="50">
                  <c:v>644.79999999999995</c:v>
                </c:pt>
                <c:pt idx="51">
                  <c:v>716.6</c:v>
                </c:pt>
                <c:pt idx="52">
                  <c:v>682.5</c:v>
                </c:pt>
                <c:pt idx="53">
                  <c:v>716.6</c:v>
                </c:pt>
                <c:pt idx="54">
                  <c:v>710.6</c:v>
                </c:pt>
                <c:pt idx="55">
                  <c:v>758.6</c:v>
                </c:pt>
                <c:pt idx="56">
                  <c:v>728.2</c:v>
                </c:pt>
                <c:pt idx="57">
                  <c:v>705.6</c:v>
                </c:pt>
                <c:pt idx="58">
                  <c:v>671.4</c:v>
                </c:pt>
                <c:pt idx="59">
                  <c:v>766.6</c:v>
                </c:pt>
                <c:pt idx="60">
                  <c:v>748.9</c:v>
                </c:pt>
                <c:pt idx="61">
                  <c:v>685</c:v>
                </c:pt>
                <c:pt idx="62">
                  <c:v>732.4</c:v>
                </c:pt>
                <c:pt idx="63">
                  <c:v>744.7</c:v>
                </c:pt>
                <c:pt idx="64">
                  <c:v>704.4</c:v>
                </c:pt>
                <c:pt idx="65">
                  <c:v>736.9</c:v>
                </c:pt>
                <c:pt idx="66">
                  <c:v>761.3</c:v>
                </c:pt>
                <c:pt idx="67">
                  <c:v>797.8</c:v>
                </c:pt>
                <c:pt idx="68">
                  <c:v>803.1</c:v>
                </c:pt>
                <c:pt idx="69">
                  <c:v>713.3</c:v>
                </c:pt>
                <c:pt idx="70">
                  <c:v>716.9</c:v>
                </c:pt>
                <c:pt idx="71">
                  <c:v>781</c:v>
                </c:pt>
                <c:pt idx="72">
                  <c:v>744.9</c:v>
                </c:pt>
                <c:pt idx="73">
                  <c:v>782.7</c:v>
                </c:pt>
                <c:pt idx="74">
                  <c:v>731.3</c:v>
                </c:pt>
                <c:pt idx="75">
                  <c:v>817.7</c:v>
                </c:pt>
                <c:pt idx="76">
                  <c:v>813</c:v>
                </c:pt>
                <c:pt idx="77">
                  <c:v>782.6</c:v>
                </c:pt>
                <c:pt idx="78">
                  <c:v>793.2</c:v>
                </c:pt>
                <c:pt idx="79">
                  <c:v>809.8</c:v>
                </c:pt>
                <c:pt idx="80">
                  <c:v>813.7</c:v>
                </c:pt>
                <c:pt idx="81">
                  <c:v>807.2</c:v>
                </c:pt>
                <c:pt idx="82">
                  <c:v>758.6</c:v>
                </c:pt>
                <c:pt idx="83">
                  <c:v>857.6</c:v>
                </c:pt>
                <c:pt idx="84">
                  <c:v>826.8</c:v>
                </c:pt>
                <c:pt idx="85">
                  <c:v>798.8</c:v>
                </c:pt>
                <c:pt idx="86">
                  <c:v>858.1</c:v>
                </c:pt>
                <c:pt idx="87">
                  <c:v>805.1</c:v>
                </c:pt>
                <c:pt idx="88">
                  <c:v>840.4</c:v>
                </c:pt>
                <c:pt idx="89">
                  <c:v>832.9</c:v>
                </c:pt>
                <c:pt idx="90">
                  <c:v>886.3</c:v>
                </c:pt>
                <c:pt idx="91">
                  <c:v>904.3</c:v>
                </c:pt>
                <c:pt idx="92">
                  <c:v>815.8</c:v>
                </c:pt>
                <c:pt idx="93">
                  <c:v>904.6</c:v>
                </c:pt>
                <c:pt idx="94">
                  <c:v>869.5</c:v>
                </c:pt>
                <c:pt idx="95">
                  <c:v>773.5</c:v>
                </c:pt>
                <c:pt idx="96">
                  <c:v>933.1</c:v>
                </c:pt>
                <c:pt idx="97">
                  <c:v>930.9</c:v>
                </c:pt>
                <c:pt idx="98">
                  <c:v>928.3</c:v>
                </c:pt>
                <c:pt idx="99">
                  <c:v>918.6</c:v>
                </c:pt>
                <c:pt idx="100">
                  <c:v>928.8</c:v>
                </c:pt>
                <c:pt idx="101">
                  <c:v>899.3</c:v>
                </c:pt>
                <c:pt idx="102">
                  <c:v>928.2</c:v>
                </c:pt>
                <c:pt idx="103">
                  <c:v>895</c:v>
                </c:pt>
                <c:pt idx="104">
                  <c:v>920.6</c:v>
                </c:pt>
                <c:pt idx="105">
                  <c:v>929.4</c:v>
                </c:pt>
                <c:pt idx="106">
                  <c:v>982</c:v>
                </c:pt>
                <c:pt idx="107">
                  <c:v>947.8</c:v>
                </c:pt>
                <c:pt idx="108">
                  <c:v>948</c:v>
                </c:pt>
                <c:pt idx="109">
                  <c:v>955.1</c:v>
                </c:pt>
                <c:pt idx="110">
                  <c:v>951.6</c:v>
                </c:pt>
                <c:pt idx="111">
                  <c:v>998.9</c:v>
                </c:pt>
                <c:pt idx="112">
                  <c:v>912.7</c:v>
                </c:pt>
                <c:pt idx="113">
                  <c:v>984.6</c:v>
                </c:pt>
                <c:pt idx="114">
                  <c:v>981.6</c:v>
                </c:pt>
                <c:pt idx="115">
                  <c:v>963.7</c:v>
                </c:pt>
                <c:pt idx="116">
                  <c:v>1024</c:v>
                </c:pt>
                <c:pt idx="117">
                  <c:v>990</c:v>
                </c:pt>
                <c:pt idx="118">
                  <c:v>991.7</c:v>
                </c:pt>
                <c:pt idx="119">
                  <c:v>1007</c:v>
                </c:pt>
                <c:pt idx="120">
                  <c:v>1041</c:v>
                </c:pt>
                <c:pt idx="121">
                  <c:v>1027</c:v>
                </c:pt>
                <c:pt idx="122">
                  <c:v>980.5</c:v>
                </c:pt>
                <c:pt idx="123">
                  <c:v>1040</c:v>
                </c:pt>
                <c:pt idx="124">
                  <c:v>1006</c:v>
                </c:pt>
                <c:pt idx="125">
                  <c:v>1075</c:v>
                </c:pt>
                <c:pt idx="126">
                  <c:v>1033</c:v>
                </c:pt>
                <c:pt idx="127">
                  <c:v>1052</c:v>
                </c:pt>
                <c:pt idx="128">
                  <c:v>1102</c:v>
                </c:pt>
                <c:pt idx="129">
                  <c:v>1075</c:v>
                </c:pt>
                <c:pt idx="130">
                  <c:v>1068</c:v>
                </c:pt>
                <c:pt idx="131">
                  <c:v>1077</c:v>
                </c:pt>
                <c:pt idx="132">
                  <c:v>1076</c:v>
                </c:pt>
                <c:pt idx="133">
                  <c:v>1094</c:v>
                </c:pt>
                <c:pt idx="134">
                  <c:v>1001</c:v>
                </c:pt>
                <c:pt idx="135">
                  <c:v>1092</c:v>
                </c:pt>
                <c:pt idx="136">
                  <c:v>1138</c:v>
                </c:pt>
                <c:pt idx="137">
                  <c:v>1130</c:v>
                </c:pt>
                <c:pt idx="138">
                  <c:v>1076</c:v>
                </c:pt>
                <c:pt idx="139">
                  <c:v>1110</c:v>
                </c:pt>
                <c:pt idx="140">
                  <c:v>994</c:v>
                </c:pt>
                <c:pt idx="141">
                  <c:v>1088</c:v>
                </c:pt>
                <c:pt idx="142">
                  <c:v>1152</c:v>
                </c:pt>
                <c:pt idx="143">
                  <c:v>1138</c:v>
                </c:pt>
                <c:pt idx="144">
                  <c:v>1157</c:v>
                </c:pt>
                <c:pt idx="145">
                  <c:v>1169</c:v>
                </c:pt>
                <c:pt idx="146">
                  <c:v>1145</c:v>
                </c:pt>
                <c:pt idx="147">
                  <c:v>1148</c:v>
                </c:pt>
                <c:pt idx="148">
                  <c:v>1191</c:v>
                </c:pt>
                <c:pt idx="149">
                  <c:v>1162</c:v>
                </c:pt>
                <c:pt idx="150">
                  <c:v>1223</c:v>
                </c:pt>
                <c:pt idx="151">
                  <c:v>1167</c:v>
                </c:pt>
                <c:pt idx="152">
                  <c:v>1104</c:v>
                </c:pt>
                <c:pt idx="153">
                  <c:v>1174</c:v>
                </c:pt>
                <c:pt idx="154">
                  <c:v>1132</c:v>
                </c:pt>
                <c:pt idx="155">
                  <c:v>1155</c:v>
                </c:pt>
                <c:pt idx="156">
                  <c:v>1217</c:v>
                </c:pt>
                <c:pt idx="157">
                  <c:v>1230</c:v>
                </c:pt>
                <c:pt idx="158">
                  <c:v>1194</c:v>
                </c:pt>
                <c:pt idx="159">
                  <c:v>1203</c:v>
                </c:pt>
                <c:pt idx="160">
                  <c:v>1260</c:v>
                </c:pt>
                <c:pt idx="161">
                  <c:v>1192</c:v>
                </c:pt>
                <c:pt idx="162">
                  <c:v>1214</c:v>
                </c:pt>
                <c:pt idx="163">
                  <c:v>1206</c:v>
                </c:pt>
                <c:pt idx="164">
                  <c:v>1214</c:v>
                </c:pt>
                <c:pt idx="165">
                  <c:v>1274</c:v>
                </c:pt>
                <c:pt idx="166">
                  <c:v>1261</c:v>
                </c:pt>
                <c:pt idx="167">
                  <c:v>1123</c:v>
                </c:pt>
                <c:pt idx="168">
                  <c:v>1264</c:v>
                </c:pt>
                <c:pt idx="169">
                  <c:v>1306</c:v>
                </c:pt>
                <c:pt idx="170">
                  <c:v>1288</c:v>
                </c:pt>
                <c:pt idx="171">
                  <c:v>1326</c:v>
                </c:pt>
                <c:pt idx="172">
                  <c:v>1207</c:v>
                </c:pt>
                <c:pt idx="173">
                  <c:v>1234</c:v>
                </c:pt>
                <c:pt idx="174">
                  <c:v>1250</c:v>
                </c:pt>
                <c:pt idx="175">
                  <c:v>1293</c:v>
                </c:pt>
                <c:pt idx="176">
                  <c:v>1319</c:v>
                </c:pt>
                <c:pt idx="177">
                  <c:v>1247</c:v>
                </c:pt>
                <c:pt idx="178">
                  <c:v>1290</c:v>
                </c:pt>
                <c:pt idx="179">
                  <c:v>1299</c:v>
                </c:pt>
                <c:pt idx="180">
                  <c:v>1335</c:v>
                </c:pt>
                <c:pt idx="181">
                  <c:v>1297</c:v>
                </c:pt>
                <c:pt idx="182">
                  <c:v>1419</c:v>
                </c:pt>
                <c:pt idx="183">
                  <c:v>1264</c:v>
                </c:pt>
                <c:pt idx="184">
                  <c:v>1404</c:v>
                </c:pt>
                <c:pt idx="185">
                  <c:v>1308</c:v>
                </c:pt>
                <c:pt idx="186">
                  <c:v>1320</c:v>
                </c:pt>
                <c:pt idx="187">
                  <c:v>1384</c:v>
                </c:pt>
                <c:pt idx="188">
                  <c:v>1364</c:v>
                </c:pt>
                <c:pt idx="189">
                  <c:v>1265</c:v>
                </c:pt>
                <c:pt idx="190">
                  <c:v>1546</c:v>
                </c:pt>
                <c:pt idx="191">
                  <c:v>1386</c:v>
                </c:pt>
                <c:pt idx="192">
                  <c:v>1479</c:v>
                </c:pt>
                <c:pt idx="193">
                  <c:v>1311</c:v>
                </c:pt>
                <c:pt idx="194">
                  <c:v>1347</c:v>
                </c:pt>
                <c:pt idx="195">
                  <c:v>1245</c:v>
                </c:pt>
                <c:pt idx="196">
                  <c:v>1407</c:v>
                </c:pt>
                <c:pt idx="197">
                  <c:v>1482</c:v>
                </c:pt>
                <c:pt idx="198">
                  <c:v>1491</c:v>
                </c:pt>
                <c:pt idx="199">
                  <c:v>1682</c:v>
                </c:pt>
                <c:pt idx="200">
                  <c:v>1686</c:v>
                </c:pt>
                <c:pt idx="201">
                  <c:v>1509</c:v>
                </c:pt>
                <c:pt idx="202">
                  <c:v>1670</c:v>
                </c:pt>
                <c:pt idx="203">
                  <c:v>1747</c:v>
                </c:pt>
                <c:pt idx="204">
                  <c:v>1685</c:v>
                </c:pt>
                <c:pt idx="205">
                  <c:v>1841</c:v>
                </c:pt>
                <c:pt idx="206">
                  <c:v>1761</c:v>
                </c:pt>
                <c:pt idx="207">
                  <c:v>1878</c:v>
                </c:pt>
                <c:pt idx="208">
                  <c:v>2010</c:v>
                </c:pt>
                <c:pt idx="209">
                  <c:v>2250</c:v>
                </c:pt>
                <c:pt idx="210">
                  <c:v>2501</c:v>
                </c:pt>
                <c:pt idx="211">
                  <c:v>2499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562-4D42-8B37-908BC5D708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2321920"/>
        <c:axId val="122336384"/>
      </c:lineChart>
      <c:catAx>
        <c:axId val="122321920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336384"/>
        <c:crosses val="autoZero"/>
        <c:auto val="1"/>
        <c:lblAlgn val="ctr"/>
        <c:lblOffset val="100"/>
        <c:noMultiLvlLbl val="0"/>
      </c:catAx>
      <c:valAx>
        <c:axId val="122336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321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0836127466048728"/>
          <c:y val="0.13529358830146232"/>
          <c:w val="0.42762920400715676"/>
          <c:h val="0.136288338957630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[project2_wdbc.xlsx]project2_wdbc!$C$2:$C$570</cx:f>
        <cx:lvl ptCount="569" formatCode="General">
          <cx:pt idx="0">6.9809999999999999</cx:pt>
          <cx:pt idx="1">7.7599999999999998</cx:pt>
          <cx:pt idx="2">7.7290000000000001</cx:pt>
          <cx:pt idx="3">7.6909999999999998</cx:pt>
          <cx:pt idx="4">8.1959999999999997</cx:pt>
          <cx:pt idx="5">8.2189999999999994</cx:pt>
          <cx:pt idx="6">8.5969999999999995</cx:pt>
          <cx:pt idx="7">8.6180000000000003</cx:pt>
          <cx:pt idx="8">8.6709999999999994</cx:pt>
          <cx:pt idx="9">8.5709999999999997</cx:pt>
          <cx:pt idx="10">8.5980000000000008</cx:pt>
          <cx:pt idx="11">8.734</cx:pt>
          <cx:pt idx="12">8.7260000000000009</cx:pt>
          <cx:pt idx="13">9</cx:pt>
          <cx:pt idx="14">8.8780000000000001</cx:pt>
          <cx:pt idx="15">8.9499999999999993</cx:pt>
          <cx:pt idx="16">8.8879999999999999</cx:pt>
          <cx:pt idx="17">9.0289999999999999</cx:pt>
          <cx:pt idx="18">9.3330000000000002</cx:pt>
          <cx:pt idx="19">9.173</cx:pt>
          <cx:pt idx="20">9.423</cx:pt>
          <cx:pt idx="21">9.4049999999999994</cx:pt>
          <cx:pt idx="22">9.3970000000000002</cx:pt>
          <cx:pt idx="23">9.4359999999999999</cx:pt>
          <cx:pt idx="24">9.2949999999999999</cx:pt>
          <cx:pt idx="25">9.0419999999999998</cx:pt>
          <cx:pt idx="26">9.4649999999999999</cx:pt>
          <cx:pt idx="27">9.5670000000000002</cx:pt>
          <cx:pt idx="28">9.5039999999999996</cx:pt>
          <cx:pt idx="29">9.7200000000000006</cx:pt>
          <cx:pt idx="30">9.6829999999999998</cx:pt>
          <cx:pt idx="31">9.6679999999999993</cx:pt>
          <cx:pt idx="32">9.7379999999999995</cx:pt>
          <cx:pt idx="33">9.2680000000000007</cx:pt>
          <cx:pt idx="34">9.6669999999999998</cx:pt>
          <cx:pt idx="35">9.7420000000000009</cx:pt>
          <cx:pt idx="36">9.6059999999999999</cx:pt>
          <cx:pt idx="37">9.7550000000000008</cx:pt>
          <cx:pt idx="38">9.7420000000000009</cx:pt>
          <cx:pt idx="39">9.7870000000000008</cx:pt>
          <cx:pt idx="40">9.7769999999999992</cx:pt>
          <cx:pt idx="41">9.8759999999999994</cx:pt>
          <cx:pt idx="42">9.8469999999999995</cx:pt>
          <cx:pt idx="43">10.029999999999999</cx:pt>
          <cx:pt idx="44">10.08</cx:pt>
          <cx:pt idx="45">9.7309999999999999</cx:pt>
          <cx:pt idx="46">9.8759999999999994</cx:pt>
          <cx:pt idx="47">9.6760000000000002</cx:pt>
          <cx:pt idx="48">10.050000000000001</cx:pt>
          <cx:pt idx="49">10.17</cx:pt>
          <cx:pt idx="50">9.9039999999999999</cx:pt>
          <cx:pt idx="51">10.16</cx:pt>
          <cx:pt idx="52">10.199999999999999</cx:pt>
          <cx:pt idx="53">10.18</cx:pt>
          <cx:pt idx="54">10.32</cx:pt>
          <cx:pt idx="55">10.289999999999999</cx:pt>
          <cx:pt idx="56">10.26</cx:pt>
          <cx:pt idx="57">10.26</cx:pt>
          <cx:pt idx="58">10.26</cx:pt>
          <cx:pt idx="59">10.25</cx:pt>
          <cx:pt idx="60">10.44</cx:pt>
          <cx:pt idx="61">10.48</cx:pt>
          <cx:pt idx="62">10.57</cx:pt>
          <cx:pt idx="63">10.51</cx:pt>
          <cx:pt idx="64">10.49</cx:pt>
          <cx:pt idx="65">10.49</cx:pt>
          <cx:pt idx="66">10.48</cx:pt>
          <cx:pt idx="67">10.66</cx:pt>
          <cx:pt idx="68">10.65</cx:pt>
          <cx:pt idx="69">10.75</cx:pt>
          <cx:pt idx="70">10.859999999999999</cx:pt>
          <cx:pt idx="71">10.51</cx:pt>
          <cx:pt idx="72">10.9</cx:pt>
          <cx:pt idx="73">10.800000000000001</cx:pt>
          <cx:pt idx="74">10.800000000000001</cx:pt>
          <cx:pt idx="75">10.82</cx:pt>
          <cx:pt idx="76">10.91</cx:pt>
          <cx:pt idx="77">10.6</cx:pt>
          <cx:pt idx="78">10.710000000000001</cx:pt>
          <cx:pt idx="79">10.57</cx:pt>
          <cx:pt idx="80">11.08</cx:pt>
          <cx:pt idx="81">11.06</cx:pt>
          <cx:pt idx="82">10.94</cx:pt>
          <cx:pt idx="83">10.880000000000001</cx:pt>
          <cx:pt idx="84">11.130000000000001</cx:pt>
          <cx:pt idx="85">11.039999999999999</cx:pt>
          <cx:pt idx="86">11.199999999999999</cx:pt>
          <cx:pt idx="87">10.960000000000001</cx:pt>
          <cx:pt idx="88">11.220000000000001</cx:pt>
          <cx:pt idx="89">11.15</cx:pt>
          <cx:pt idx="90">11.039999999999999</cx:pt>
          <cx:pt idx="91">11.16</cx:pt>
          <cx:pt idx="92">11.140000000000001</cx:pt>
          <cx:pt idx="93">11.06</cx:pt>
          <cx:pt idx="94">11.26</cx:pt>
          <cx:pt idx="95">11.25</cx:pt>
          <cx:pt idx="96">11.06</cx:pt>
          <cx:pt idx="97">11.130000000000001</cx:pt>
          <cx:pt idx="98">10.970000000000001</cx:pt>
          <cx:pt idx="99">11.32</cx:pt>
          <cx:pt idx="100">11.33</cx:pt>
          <cx:pt idx="101">11.31</cx:pt>
          <cx:pt idx="102">11.220000000000001</cx:pt>
          <cx:pt idx="103">11.369999999999999</cx:pt>
          <cx:pt idx="104">11.289999999999999</cx:pt>
          <cx:pt idx="105">11.34</cx:pt>
          <cx:pt idx="106">11.359999999999999</cx:pt>
          <cx:pt idx="107">11.34</cx:pt>
          <cx:pt idx="108">11.279999999999999</cx:pt>
          <cx:pt idx="109">11.470000000000001</cx:pt>
          <cx:pt idx="110">11.43</cx:pt>
          <cx:pt idx="111">11.27</cx:pt>
          <cx:pt idx="112">11.5</cx:pt>
          <cx:pt idx="113">11.41</cx:pt>
          <cx:pt idx="114">11.52</cx:pt>
          <cx:pt idx="115">11.27</cx:pt>
          <cx:pt idx="116">11.41</cx:pt>
          <cx:pt idx="117">11.460000000000001</cx:pt>
          <cx:pt idx="118">11.43</cx:pt>
          <cx:pt idx="119">11.66</cx:pt>
          <cx:pt idx="120">11.26</cx:pt>
          <cx:pt idx="121">11.539999999999999</cx:pt>
          <cx:pt idx="122">11.449999999999999</cx:pt>
          <cx:pt idx="123">11.52</cx:pt>
          <cx:pt idx="124">11.6</cx:pt>
          <cx:pt idx="125">11.300000000000001</cx:pt>
          <cx:pt idx="126">11.49</cx:pt>
          <cx:pt idx="127">11.57</cx:pt>
          <cx:pt idx="128">11.6</cx:pt>
          <cx:pt idx="129">11.74</cx:pt>
          <cx:pt idx="130">11.699999999999999</cx:pt>
          <cx:pt idx="131">11.6</cx:pt>
          <cx:pt idx="132">11.51</cx:pt>
          <cx:pt idx="133">11.539999999999999</cx:pt>
          <cx:pt idx="134">11.710000000000001</cx:pt>
          <cx:pt idx="135">11.710000000000001</cx:pt>
          <cx:pt idx="136">11.76</cx:pt>
          <cx:pt idx="137">11.630000000000001</cx:pt>
          <cx:pt idx="138">11.710000000000001</cx:pt>
          <cx:pt idx="139">11.640000000000001</cx:pt>
          <cx:pt idx="140">11.67</cx:pt>
          <cx:pt idx="141">11.800000000000001</cx:pt>
          <cx:pt idx="142">11.81</cx:pt>
          <cx:pt idx="143">11.609999999999999</cx:pt>
          <cx:pt idx="144">11.68</cx:pt>
          <cx:pt idx="145">11.84</cx:pt>
          <cx:pt idx="146">11.85</cx:pt>
          <cx:pt idx="147">11.94</cx:pt>
          <cx:pt idx="148">11.75</cx:pt>
          <cx:pt idx="149">12.029999999999999</cx:pt>
          <cx:pt idx="150">11.75</cx:pt>
          <cx:pt idx="151">11.93</cx:pt>
          <cx:pt idx="152">11.890000000000001</cx:pt>
          <cx:pt idx="153">11.74</cx:pt>
          <cx:pt idx="154">11.69</cx:pt>
          <cx:pt idx="155">11.619999999999999</cx:pt>
          <cx:pt idx="156">11.890000000000001</cx:pt>
          <cx:pt idx="157">11.93</cx:pt>
          <cx:pt idx="158">12.06</cx:pt>
          <cx:pt idx="159">12</cx:pt>
          <cx:pt idx="160">11.869999999999999</cx:pt>
          <cx:pt idx="161">12.06</cx:pt>
          <cx:pt idx="162">12.039999999999999</cx:pt>
          <cx:pt idx="163">12</cx:pt>
          <cx:pt idx="164">12.18</cx:pt>
          <cx:pt idx="165">11.949999999999999</cx:pt>
          <cx:pt idx="166">12.18</cx:pt>
          <cx:pt idx="167">11.890000000000001</cx:pt>
          <cx:pt idx="168">12.27</cx:pt>
          <cx:pt idx="169">11.99</cx:pt>
          <cx:pt idx="170">12.18</cx:pt>
          <cx:pt idx="171">12.07</cx:pt>
          <cx:pt idx="172">11.94</cx:pt>
          <cx:pt idx="173">12.300000000000001</cx:pt>
          <cx:pt idx="174">12.199999999999999</cx:pt>
          <cx:pt idx="175">12.050000000000001</cx:pt>
          <cx:pt idx="176">12.1</cx:pt>
          <cx:pt idx="177">11.9</cx:pt>
          <cx:pt idx="178">12.25</cx:pt>
          <cx:pt idx="179">12.25</cx:pt>
          <cx:pt idx="180">12.16</cx:pt>
          <cx:pt idx="181">12.34</cx:pt>
          <cx:pt idx="182">12.210000000000001</cx:pt>
          <cx:pt idx="183">12.27</cx:pt>
          <cx:pt idx="184">12.23</cx:pt>
          <cx:pt idx="185">12.43</cx:pt>
          <cx:pt idx="186">12.42</cx:pt>
          <cx:pt idx="187">12.050000000000001</cx:pt>
          <cx:pt idx="188">12.210000000000001</cx:pt>
          <cx:pt idx="189">12.300000000000001</cx:pt>
          <cx:pt idx="190">12.460000000000001</cx:pt>
          <cx:pt idx="191">12.32</cx:pt>
          <cx:pt idx="192">12.34</cx:pt>
          <cx:pt idx="193">12.359999999999999</cx:pt>
          <cx:pt idx="194">12.19</cx:pt>
          <cx:pt idx="195">12.31</cx:pt>
          <cx:pt idx="196">12.49</cx:pt>
          <cx:pt idx="197">12.539999999999999</cx:pt>
          <cx:pt idx="198">12.220000000000001</cx:pt>
          <cx:pt idx="199">12.359999999999999</cx:pt>
          <cx:pt idx="200">12.58</cx:pt>
          <cx:pt idx="201">12.34</cx:pt>
          <cx:pt idx="202">12.460000000000001</cx:pt>
          <cx:pt idx="203">12.470000000000001</cx:pt>
          <cx:pt idx="204">12.619999999999999</cx:pt>
          <cx:pt idx="205">12.390000000000001</cx:pt>
          <cx:pt idx="206">12.699999999999999</cx:pt>
          <cx:pt idx="207">12.720000000000001</cx:pt>
          <cx:pt idx="208">12.470000000000001</cx:pt>
          <cx:pt idx="209">12.539999999999999</cx:pt>
          <cx:pt idx="210">12.67</cx:pt>
          <cx:pt idx="211">12.81</cx:pt>
          <cx:pt idx="212">12.619999999999999</cx:pt>
          <cx:pt idx="213">12.77</cx:pt>
          <cx:pt idx="214">12.779999999999999</cx:pt>
          <cx:pt idx="215">12.4</cx:pt>
          <cx:pt idx="216">12.720000000000001</cx:pt>
          <cx:pt idx="217">12.76</cx:pt>
          <cx:pt idx="218">12.890000000000001</cx:pt>
          <cx:pt idx="219">12.56</cx:pt>
          <cx:pt idx="220">13.01</cx:pt>
          <cx:pt idx="221">12.77</cx:pt>
          <cx:pt idx="222">12.630000000000001</cx:pt>
          <cx:pt idx="223">12.76</cx:pt>
          <cx:pt idx="224">12.869999999999999</cx:pt>
          <cx:pt idx="225">12.880000000000001</cx:pt>
          <cx:pt idx="226">12.75</cx:pt>
          <cx:pt idx="227">12.91</cx:pt>
          <cx:pt idx="228">13</cx:pt>
          <cx:pt idx="229">13.029999999999999</cx:pt>
          <cx:pt idx="230">13.050000000000001</cx:pt>
          <cx:pt idx="231">12.85</cx:pt>
          <cx:pt idx="232">12.869999999999999</cx:pt>
          <cx:pt idx="233">12.65</cx:pt>
          <cx:pt idx="234">13.050000000000001</cx:pt>
          <cx:pt idx="235">12.859999999999999</cx:pt>
          <cx:pt idx="236">12.449999999999999</cx:pt>
          <cx:pt idx="237">12.83</cx:pt>
          <cx:pt idx="238">12.800000000000001</cx:pt>
          <cx:pt idx="239">12.949999999999999</cx:pt>
          <cx:pt idx="240">12.94</cx:pt>
          <cx:pt idx="241">12.859999999999999</cx:pt>
          <cx:pt idx="242">13</cx:pt>
          <cx:pt idx="243">12.9</cx:pt>
          <cx:pt idx="244">13.16</cx:pt>
          <cx:pt idx="245">13.199999999999999</cx:pt>
          <cx:pt idx="246">12.99</cx:pt>
          <cx:pt idx="247">12.890000000000001</cx:pt>
          <cx:pt idx="248">13.210000000000001</cx:pt>
          <cx:pt idx="249">13.199999999999999</cx:pt>
          <cx:pt idx="250">12.960000000000001</cx:pt>
          <cx:pt idx="251">13.17</cx:pt>
          <cx:pt idx="252">12.880000000000001</cx:pt>
          <cx:pt idx="253">12.98</cx:pt>
          <cx:pt idx="254">13.27</cx:pt>
          <cx:pt idx="255">13.27</cx:pt>
          <cx:pt idx="256">13.210000000000001</cx:pt>
          <cx:pt idx="257">12.890000000000001</cx:pt>
          <cx:pt idx="258">13.050000000000001</cx:pt>
          <cx:pt idx="259">13.300000000000001</cx:pt>
          <cx:pt idx="260">13.15</cx:pt>
          <cx:pt idx="261">13.4</cx:pt>
          <cx:pt idx="262">13.08</cx:pt>
          <cx:pt idx="263">13.5</cx:pt>
          <cx:pt idx="264">13.279999999999999</cx:pt>
          <cx:pt idx="265">13.460000000000001</cx:pt>
          <cx:pt idx="266">13.140000000000001</cx:pt>
          <cx:pt idx="267">13.369999999999999</cx:pt>
          <cx:pt idx="268">13.59</cx:pt>
          <cx:pt idx="269">13.380000000000001</cx:pt>
          <cx:pt idx="270">13.34</cx:pt>
          <cx:pt idx="271">13.449999999999999</cx:pt>
          <cx:pt idx="272">13.24</cx:pt>
          <cx:pt idx="273">13.49</cx:pt>
          <cx:pt idx="274">13.109999999999999</cx:pt>
          <cx:pt idx="275">13.59</cx:pt>
          <cx:pt idx="276">13.619999999999999</cx:pt>
          <cx:pt idx="277">13.640000000000001</cx:pt>
          <cx:pt idx="278">13.470000000000001</cx:pt>
          <cx:pt idx="279">13.640000000000001</cx:pt>
          <cx:pt idx="280">13.460000000000001</cx:pt>
          <cx:pt idx="281">13.539999999999999</cx:pt>
          <cx:pt idx="282">13.699999999999999</cx:pt>
          <cx:pt idx="283">13.68</cx:pt>
          <cx:pt idx="284">13.69</cx:pt>
          <cx:pt idx="285">13.65</cx:pt>
          <cx:pt idx="286">13.529999999999999</cx:pt>
          <cx:pt idx="287">13.77</cx:pt>
          <cx:pt idx="288">13.51</cx:pt>
          <cx:pt idx="289">13.74</cx:pt>
          <cx:pt idx="290">13.66</cx:pt>
          <cx:pt idx="291">13.779999999999999</cx:pt>
          <cx:pt idx="292">13.880000000000001</cx:pt>
          <cx:pt idx="293">13.85</cx:pt>
          <cx:pt idx="294">13.869999999999999</cx:pt>
          <cx:pt idx="295">13.75</cx:pt>
          <cx:pt idx="296">13.56</cx:pt>
          <cx:pt idx="297">13.85</cx:pt>
          <cx:pt idx="298">13.710000000000001</cx:pt>
          <cx:pt idx="299">13.9</cx:pt>
          <cx:pt idx="300">13.9</cx:pt>
          <cx:pt idx="301">13.85</cx:pt>
          <cx:pt idx="302">13.66</cx:pt>
          <cx:pt idx="303">14.02</cx:pt>
          <cx:pt idx="304">14.06</cx:pt>
          <cx:pt idx="305">13.869999999999999</cx:pt>
          <cx:pt idx="306">14.039999999999999</cx:pt>
          <cx:pt idx="307">14.029999999999999</cx:pt>
          <cx:pt idx="308">14.109999999999999</cx:pt>
          <cx:pt idx="309">14.289999999999999</cx:pt>
          <cx:pt idx="310">13.94</cx:pt>
          <cx:pt idx="311">14.26</cx:pt>
          <cx:pt idx="312">14.050000000000001</cx:pt>
          <cx:pt idx="313">14.4</cx:pt>
          <cx:pt idx="314">14.199999999999999</cx:pt>
          <cx:pt idx="315">14.34</cx:pt>
          <cx:pt idx="316">14.220000000000001</cx:pt>
          <cx:pt idx="317">14.609999999999999</cx:pt>
          <cx:pt idx="318">14.529999999999999</cx:pt>
          <cx:pt idx="319">14.44</cx:pt>
          <cx:pt idx="320">14.42</cx:pt>
          <cx:pt idx="321">14.640000000000001</cx:pt>
          <cx:pt idx="322">14.529999999999999</cx:pt>
          <cx:pt idx="323">14.5</cx:pt>
          <cx:pt idx="324">14.58</cx:pt>
          <cx:pt idx="325">14.619999999999999</cx:pt>
          <cx:pt idx="326">14.81</cx:pt>
          <cx:pt idx="327">14.74</cx:pt>
          <cx:pt idx="328">14.76</cx:pt>
          <cx:pt idx="329">14.859999999999999</cx:pt>
          <cx:pt idx="330">14.970000000000001</cx:pt>
          <cx:pt idx="331">14.640000000000001</cx:pt>
          <cx:pt idx="332">14.470000000000001</cx:pt>
          <cx:pt idx="333">14.800000000000001</cx:pt>
          <cx:pt idx="334">14.41</cx:pt>
          <cx:pt idx="335">14.869999999999999</cx:pt>
          <cx:pt idx="336">14.970000000000001</cx:pt>
          <cx:pt idx="337">14.59</cx:pt>
          <cx:pt idx="338">14.92</cx:pt>
          <cx:pt idx="339">14.960000000000001</cx:pt>
          <cx:pt idx="340">15</cx:pt>
          <cx:pt idx="341">14.99</cx:pt>
          <cx:pt idx="342">15.19</cx:pt>
          <cx:pt idx="343">14.26</cx:pt>
          <cx:pt idx="344">14.949999999999999</cx:pt>
          <cx:pt idx="345">15.27</cx:pt>
          <cx:pt idx="346">14.69</cx:pt>
          <cx:pt idx="347">15.039999999999999</cx:pt>
          <cx:pt idx="348">15.1</cx:pt>
          <cx:pt idx="349">15.710000000000001</cx:pt>
          <cx:pt idx="350">15.73</cx:pt>
          <cx:pt idx="351">16.140000000000001</cx:pt>
          <cx:pt idx="352">16.300000000000001</cx:pt>
          <cx:pt idx="353">16.170000000000002</cx:pt>
          <cx:pt idx="354">16.5</cx:pt>
          <cx:pt idx="355">16.84</cx:pt>
          <cx:pt idx="356">17.850000000000001</cx:pt>
          <cx:pt idx="357">10.949999999999999</cx:pt>
          <cx:pt idx="358">11.08</cx:pt>
          <cx:pt idx="359">11.76</cx:pt>
          <cx:pt idx="360">11.42</cx:pt>
          <cx:pt idx="361">11.84</cx:pt>
          <cx:pt idx="362">11.800000000000001</cx:pt>
          <cx:pt idx="363">12.34</cx:pt>
          <cx:pt idx="364">12.77</cx:pt>
          <cx:pt idx="365">12.449999999999999</cx:pt>
          <cx:pt idx="366">12.68</cx:pt>
          <cx:pt idx="367">12.460000000000001</cx:pt>
          <cx:pt idx="368">12.83</cx:pt>
          <cx:pt idx="369">13.17</cx:pt>
          <cx:pt idx="370">13.43</cx:pt>
          <cx:pt idx="371">13.17</cx:pt>
          <cx:pt idx="372">13.44</cx:pt>
          <cx:pt idx="373">13.109999999999999</cx:pt>
          <cx:pt idx="374">13.279999999999999</cx:pt>
          <cx:pt idx="375">13</cx:pt>
          <cx:pt idx="376">13.609999999999999</cx:pt>
          <cx:pt idx="377">13.609999999999999</cx:pt>
          <cx:pt idx="378">13.48</cx:pt>
          <cx:pt idx="379">13.4</cx:pt>
          <cx:pt idx="380">13.710000000000001</cx:pt>
          <cx:pt idx="381">13.800000000000001</cx:pt>
          <cx:pt idx="382">13.77</cx:pt>
          <cx:pt idx="383">13.859999999999999</cx:pt>
          <cx:pt idx="384">13.98</cx:pt>
          <cx:pt idx="385">13.960000000000001</cx:pt>
          <cx:pt idx="386">13.81</cx:pt>
          <cx:pt idx="387">13.82</cx:pt>
          <cx:pt idx="388">14.19</cx:pt>
          <cx:pt idx="389">13.73</cx:pt>
          <cx:pt idx="390">14.25</cx:pt>
          <cx:pt idx="391">14.27</cx:pt>
          <cx:pt idx="392">14.6</cx:pt>
          <cx:pt idx="393">14.48</cx:pt>
          <cx:pt idx="394">14.220000000000001</cx:pt>
          <cx:pt idx="395">14.42</cx:pt>
          <cx:pt idx="396">14.449999999999999</cx:pt>
          <cx:pt idx="397">14.68</cx:pt>
          <cx:pt idx="398">14.99</cx:pt>
          <cx:pt idx="399">14.710000000000001</cx:pt>
          <cx:pt idx="400">14.25</cx:pt>
          <cx:pt idx="401">15.130000000000001</cx:pt>
          <cx:pt idx="402">14.539999999999999</cx:pt>
          <cx:pt idx="403">14.949999999999999</cx:pt>
          <cx:pt idx="404">15.050000000000001</cx:pt>
          <cx:pt idx="405">15.1</cx:pt>
          <cx:pt idx="406">14.779999999999999</cx:pt>
          <cx:pt idx="407">14.58</cx:pt>
          <cx:pt idx="408">15.08</cx:pt>
          <cx:pt idx="409">14.869999999999999</cx:pt>
          <cx:pt idx="410">15.119999999999999</cx:pt>
          <cx:pt idx="411">15.279999999999999</cx:pt>
          <cx:pt idx="412">15.609999999999999</cx:pt>
          <cx:pt idx="413">15.369999999999999</cx:pt>
          <cx:pt idx="414">15.06</cx:pt>
          <cx:pt idx="415">14.859999999999999</cx:pt>
          <cx:pt idx="416">15.699999999999999</cx:pt>
          <cx:pt idx="417">15.460000000000001</cx:pt>
          <cx:pt idx="418">14.9</cx:pt>
          <cx:pt idx="419">15.300000000000001</cx:pt>
          <cx:pt idx="420">15.49</cx:pt>
          <cx:pt idx="421">15.34</cx:pt>
          <cx:pt idx="422">15.460000000000001</cx:pt>
          <cx:pt idx="423">15.75</cx:pt>
          <cx:pt idx="424">16.02</cx:pt>
          <cx:pt idx="425">15.5</cx:pt>
          <cx:pt idx="426">15.32</cx:pt>
          <cx:pt idx="427">15.220000000000001</cx:pt>
          <cx:pt idx="428">15.779999999999999</cx:pt>
          <cx:pt idx="429">15.529999999999999</cx:pt>
          <cx:pt idx="430">15.85</cx:pt>
          <cx:pt idx="431">15.460000000000001</cx:pt>
          <cx:pt idx="432">16.07</cx:pt>
          <cx:pt idx="433">16.109999999999999</cx:pt>
          <cx:pt idx="434">15.779999999999999</cx:pt>
          <cx:pt idx="435">16.030000000000001</cx:pt>
          <cx:pt idx="436">16.16</cx:pt>
          <cx:pt idx="437">16.27</cx:pt>
          <cx:pt idx="438">16.129999999999999</cx:pt>
          <cx:pt idx="439">15.75</cx:pt>
          <cx:pt idx="440">16.690000000000001</cx:pt>
          <cx:pt idx="441">16.260000000000002</cx:pt>
          <cx:pt idx="442">16.129999999999999</cx:pt>
          <cx:pt idx="443">16.600000000000001</cx:pt>
          <cx:pt idx="444">16.239999999999998</cx:pt>
          <cx:pt idx="445">16.350000000000001</cx:pt>
          <cx:pt idx="446">16.460000000000001</cx:pt>
          <cx:pt idx="447">16.780000000000001</cx:pt>
          <cx:pt idx="448">17.010000000000002</cx:pt>
          <cx:pt idx="449">16.25</cx:pt>
          <cx:pt idx="450">16.649999999999999</cx:pt>
          <cx:pt idx="451">16.739999999999998</cx:pt>
          <cx:pt idx="452">15.66</cx:pt>
          <cx:pt idx="453">17.350000000000001</cx:pt>
          <cx:pt idx="454">17.079999999999998</cx:pt>
          <cx:pt idx="455">17.190000000000001</cx:pt>
          <cx:pt idx="456">17.059999999999999</cx:pt>
          <cx:pt idx="457">17.27</cx:pt>
          <cx:pt idx="458">17.02</cx:pt>
          <cx:pt idx="459">17.300000000000001</cx:pt>
          <cx:pt idx="460">17.050000000000001</cx:pt>
          <cx:pt idx="461">17.460000000000001</cx:pt>
          <cx:pt idx="462">17.199999999999999</cx:pt>
          <cx:pt idx="463">17.949999999999999</cx:pt>
          <cx:pt idx="464">17.289999999999999</cx:pt>
          <cx:pt idx="465">17.420000000000002</cx:pt>
          <cx:pt idx="466">17.57</cx:pt>
          <cx:pt idx="467">17.539999999999999</cx:pt>
          <cx:pt idx="468">17.93</cx:pt>
          <cx:pt idx="469">17.140000000000001</cx:pt>
          <cx:pt idx="470">17.469999999999999</cx:pt>
          <cx:pt idx="471">17.75</cx:pt>
          <cx:pt idx="472">17.68</cx:pt>
          <cx:pt idx="473">18.079999999999998</cx:pt>
          <cx:pt idx="474">18.030000000000001</cx:pt>
          <cx:pt idx="475">17.989999999999998</cx:pt>
          <cx:pt idx="476">18.010000000000002</cx:pt>
          <cx:pt idx="477">18.309999999999999</cx:pt>
          <cx:pt idx="478">18.219999999999999</cx:pt>
          <cx:pt idx="479">17.600000000000001</cx:pt>
          <cx:pt idx="480">18.25</cx:pt>
          <cx:pt idx="481">18.050000000000001</cx:pt>
          <cx:pt idx="482">18.449999999999999</cx:pt>
          <cx:pt idx="483">18.219999999999999</cx:pt>
          <cx:pt idx="484">18.309999999999999</cx:pt>
          <cx:pt idx="485">18.809999999999999</cx:pt>
          <cx:pt idx="486">18.460000000000001</cx:pt>
          <cx:pt idx="487">18.489999999999998</cx:pt>
          <cx:pt idx="488">18.66</cx:pt>
          <cx:pt idx="489">19.02</cx:pt>
          <cx:pt idx="490">18.609999999999999</cx:pt>
          <cx:pt idx="491">17.989999999999998</cx:pt>
          <cx:pt idx="492">18.77</cx:pt>
          <cx:pt idx="493">19</cx:pt>
          <cx:pt idx="494">18.940000000000001</cx:pt>
          <cx:pt idx="495">18.649999999999999</cx:pt>
          <cx:pt idx="496">18.82</cx:pt>
          <cx:pt idx="497">17.91</cx:pt>
          <cx:pt idx="498">18.629999999999999</cx:pt>
          <cx:pt idx="499">19.210000000000001</cx:pt>
          <cx:pt idx="500">19.16</cx:pt>
          <cx:pt idx="501">19.190000000000001</cx:pt>
          <cx:pt idx="502">19.449999999999999</cx:pt>
          <cx:pt idx="503">19.399999999999999</cx:pt>
          <cx:pt idx="504">19.18</cx:pt>
          <cx:pt idx="505">19.59</cx:pt>
          <cx:pt idx="506">19.27</cx:pt>
          <cx:pt idx="507">19.530000000000001</cx:pt>
          <cx:pt idx="508">19.440000000000001</cx:pt>
          <cx:pt idx="509">19.07</cx:pt>
          <cx:pt idx="510">19.550000000000001</cx:pt>
          <cx:pt idx="511">19.100000000000001</cx:pt>
          <cx:pt idx="512">19.399999999999999</cx:pt>
          <cx:pt idx="513">19.530000000000001</cx:pt>
          <cx:pt idx="514">19.800000000000001</cx:pt>
          <cx:pt idx="515">19.68</cx:pt>
          <cx:pt idx="516">19.690000000000001</cx:pt>
          <cx:pt idx="517">19.809999999999999</cx:pt>
          <cx:pt idx="518">19.789999999999999</cx:pt>
          <cx:pt idx="519">19.890000000000001</cx:pt>
          <cx:pt idx="520">19.73</cx:pt>
          <cx:pt idx="521">19.59</cx:pt>
          <cx:pt idx="522">20.16</cx:pt>
          <cx:pt idx="523">20.129999999999999</cx:pt>
          <cx:pt idx="524">19.170000000000002</cx:pt>
          <cx:pt idx="525">20.260000000000002</cx:pt>
          <cx:pt idx="526">20.48</cx:pt>
          <cx:pt idx="527">20.309999999999999</cx:pt>
          <cx:pt idx="528">20.57</cx:pt>
          <cx:pt idx="529">19.550000000000001</cx:pt>
          <cx:pt idx="530">20.199999999999999</cx:pt>
          <cx:pt idx="531">20.18</cx:pt>
          <cx:pt idx="532">20.440000000000001</cx:pt>
          <cx:pt idx="533">20.510000000000002</cx:pt>
          <cx:pt idx="534">20.09</cx:pt>
          <cx:pt idx="535">20.579999999999998</cx:pt>
          <cx:pt idx="536">20.469999999999999</cx:pt>
          <cx:pt idx="537">20.640000000000001</cx:pt>
          <cx:pt idx="538">20.289999999999999</cx:pt>
          <cx:pt idx="539">20.73</cx:pt>
          <cx:pt idx="540">20.34</cx:pt>
          <cx:pt idx="541">21.16</cx:pt>
          <cx:pt idx="542">20.550000000000001</cx:pt>
          <cx:pt idx="543">20.59</cx:pt>
          <cx:pt idx="544">21.100000000000001</cx:pt>
          <cx:pt idx="545">20.940000000000001</cx:pt>
          <cx:pt idx="546">20.600000000000001</cx:pt>
          <cx:pt idx="547">21.710000000000001</cx:pt>
          <cx:pt idx="548">21.370000000000001</cx:pt>
          <cx:pt idx="549">21.559999999999999</cx:pt>
          <cx:pt idx="550">21.09</cx:pt>
          <cx:pt idx="551">20.920000000000002</cx:pt>
          <cx:pt idx="552">20.18</cx:pt>
          <cx:pt idx="553">21.609999999999999</cx:pt>
          <cx:pt idx="554">22.010000000000002</cx:pt>
          <cx:pt idx="555">21.75</cx:pt>
          <cx:pt idx="556">23.09</cx:pt>
          <cx:pt idx="557">23.27</cx:pt>
          <cx:pt idx="558">22.27</cx:pt>
          <cx:pt idx="559">23.210000000000001</cx:pt>
          <cx:pt idx="560">23.510000000000002</cx:pt>
          <cx:pt idx="561">23.289999999999999</cx:pt>
          <cx:pt idx="562">24.629999999999999</cx:pt>
          <cx:pt idx="563">24.25</cx:pt>
          <cx:pt idx="564">25.219999999999999</cx:pt>
          <cx:pt idx="565">25.73</cx:pt>
          <cx:pt idx="566">27.219999999999999</cx:pt>
          <cx:pt idx="567">27.420000000000002</cx:pt>
          <cx:pt idx="568">28.109999999999999</cx:pt>
        </cx:lvl>
      </cx:numDim>
    </cx:data>
  </cx:chartData>
  <cx:chart>
    <cx:title pos="t" align="ctr" overlay="0">
      <cx:tx>
        <cx:txData>
          <cx:v>Radius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Radius Mean</a:t>
          </a:r>
        </a:p>
      </cx:txPr>
    </cx:title>
    <cx:plotArea>
      <cx:plotAreaRegion>
        <cx:series layoutId="clusteredColumn" uniqueId="{687E3BA9-477A-4169-87E2-076DA76CD9BD}">
          <cx:tx>
            <cx:txData>
              <cx:f>[project2_wdbc.xlsx]project2_wdbc!$C$1</cx:f>
              <cx:v>radius_mean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[project2_wdbc.xlsx]project2_wdbc!$D$2:$D$570</cx:f>
        <cx:lvl ptCount="569" formatCode="General">
          <cx:pt idx="0">43.789999999999999</cx:pt>
          <cx:pt idx="1">47.920000000000002</cx:pt>
          <cx:pt idx="2">47.979999999999997</cx:pt>
          <cx:pt idx="3">48.340000000000003</cx:pt>
          <cx:pt idx="4">51.710000000000001</cx:pt>
          <cx:pt idx="5">53.270000000000003</cx:pt>
          <cx:pt idx="6">54.090000000000003</cx:pt>
          <cx:pt idx="7">54.340000000000003</cx:pt>
          <cx:pt idx="8">54.420000000000002</cx:pt>
          <cx:pt idx="9">54.530000000000001</cx:pt>
          <cx:pt idx="10">54.659999999999997</cx:pt>
          <cx:pt idx="11">55.270000000000003</cx:pt>
          <cx:pt idx="12">55.840000000000003</cx:pt>
          <cx:pt idx="13">56.359999999999999</cx:pt>
          <cx:pt idx="14">56.740000000000002</cx:pt>
          <cx:pt idx="15">58.740000000000002</cx:pt>
          <cx:pt idx="16">58.789999999999999</cx:pt>
          <cx:pt idx="17">58.789999999999999</cx:pt>
          <cx:pt idx="18">59.009999999999998</cx:pt>
          <cx:pt idx="19">59.200000000000003</cx:pt>
          <cx:pt idx="20">59.259999999999998</cx:pt>
          <cx:pt idx="21">59.600000000000001</cx:pt>
          <cx:pt idx="22">59.75</cx:pt>
          <cx:pt idx="23">59.82</cx:pt>
          <cx:pt idx="24">59.960000000000001</cx:pt>
          <cx:pt idx="25">60.07</cx:pt>
          <cx:pt idx="26">60.109999999999999</cx:pt>
          <cx:pt idx="27">60.210000000000001</cx:pt>
          <cx:pt idx="28">60.340000000000003</cx:pt>
          <cx:pt idx="29">60.729999999999997</cx:pt>
          <cx:pt idx="30">61.049999999999997</cx:pt>
          <cx:pt idx="31">61.060000000000002</cx:pt>
          <cx:pt idx="32">61.240000000000002</cx:pt>
          <cx:pt idx="33">61.490000000000002</cx:pt>
          <cx:pt idx="34">61.490000000000002</cx:pt>
          <cx:pt idx="35">61.5</cx:pt>
          <cx:pt idx="36">61.640000000000001</cx:pt>
          <cx:pt idx="37">61.68</cx:pt>
          <cx:pt idx="38">61.93</cx:pt>
          <cx:pt idx="39">62.109999999999999</cx:pt>
          <cx:pt idx="40">62.5</cx:pt>
          <cx:pt idx="41">62.920000000000002</cx:pt>
          <cx:pt idx="42">63</cx:pt>
          <cx:pt idx="43">63.189999999999998</cx:pt>
          <cx:pt idx="44">63.759999999999998</cx:pt>
          <cx:pt idx="45">63.780000000000001</cx:pt>
          <cx:pt idx="46">63.950000000000003</cx:pt>
          <cx:pt idx="47">64.120000000000005</cx:pt>
          <cx:pt idx="48">64.409999999999997</cx:pt>
          <cx:pt idx="49">64.549999999999997</cx:pt>
          <cx:pt idx="50">64.599999999999994</cx:pt>
          <cx:pt idx="51">64.730000000000004</cx:pt>
          <cx:pt idx="52">65.049999999999997</cx:pt>
          <cx:pt idx="53">65.120000000000005</cx:pt>
          <cx:pt idx="54">65.310000000000002</cx:pt>
          <cx:pt idx="55">65.670000000000002</cx:pt>
          <cx:pt idx="56">65.75</cx:pt>
          <cx:pt idx="57">65.849999999999994</cx:pt>
          <cx:pt idx="58">66.200000000000003</cx:pt>
          <cx:pt idx="59">66.519999999999996</cx:pt>
          <cx:pt idx="60">66.620000000000005</cx:pt>
          <cx:pt idx="61">66.719999999999999</cx:pt>
          <cx:pt idx="62">66.819999999999993</cx:pt>
          <cx:pt idx="63">66.849999999999994</cx:pt>
          <cx:pt idx="64">66.859999999999999</cx:pt>
          <cx:pt idx="65">67.409999999999997</cx:pt>
          <cx:pt idx="66">67.489999999999995</cx:pt>
          <cx:pt idx="67">67.489999999999995</cx:pt>
          <cx:pt idx="68">68.010000000000005</cx:pt>
          <cx:pt idx="69">68.260000000000005</cx:pt>
          <cx:pt idx="70">68.510000000000005</cx:pt>
          <cx:pt idx="71">68.640000000000001</cx:pt>
          <cx:pt idx="72">68.689999999999998</cx:pt>
          <cx:pt idx="73">68.769999999999996</cx:pt>
          <cx:pt idx="74">68.790000000000006</cx:pt>
          <cx:pt idx="75">68.890000000000001</cx:pt>
          <cx:pt idx="76">69.140000000000001</cx:pt>
          <cx:pt idx="77">69.280000000000001</cx:pt>
          <cx:pt idx="78">69.5</cx:pt>
          <cx:pt idx="79">70.150000000000006</cx:pt>
          <cx:pt idx="80">70.209999999999994</cx:pt>
          <cx:pt idx="81">70.310000000000002</cx:pt>
          <cx:pt idx="82">70.390000000000001</cx:pt>
          <cx:pt idx="83">70.409999999999997</cx:pt>
          <cx:pt idx="84">70.469999999999999</cx:pt>
          <cx:pt idx="85">70.670000000000002</cx:pt>
          <cx:pt idx="86">70.670000000000002</cx:pt>
          <cx:pt idx="87">70.790000000000006</cx:pt>
          <cx:pt idx="88">70.790000000000006</cx:pt>
          <cx:pt idx="89">70.870000000000005</cx:pt>
          <cx:pt idx="90">70.920000000000002</cx:pt>
          <cx:pt idx="91">70.950000000000003</cx:pt>
          <cx:pt idx="92">71.239999999999995</cx:pt>
          <cx:pt idx="93">71.25</cx:pt>
          <cx:pt idx="94">71.299999999999997</cx:pt>
          <cx:pt idx="95">71.379999999999995</cx:pt>
          <cx:pt idx="96">71.489999999999995</cx:pt>
          <cx:pt idx="97">71.489999999999995</cx:pt>
          <cx:pt idx="98">71.730000000000004</cx:pt>
          <cx:pt idx="99">71.760000000000005</cx:pt>
          <cx:pt idx="100">71.790000000000006</cx:pt>
          <cx:pt idx="101">71.799999999999997</cx:pt>
          <cx:pt idx="102">71.939999999999998</cx:pt>
          <cx:pt idx="103">72.170000000000002</cx:pt>
          <cx:pt idx="104">72.230000000000004</cx:pt>
          <cx:pt idx="105">72.480000000000004</cx:pt>
          <cx:pt idx="106">72.489999999999995</cx:pt>
          <cx:pt idx="107">72.760000000000005</cx:pt>
          <cx:pt idx="108">73</cx:pt>
          <cx:pt idx="109">73.019999999999996</cx:pt>
          <cx:pt idx="110">73.060000000000002</cx:pt>
          <cx:pt idx="111">73.159999999999997</cx:pt>
          <cx:pt idx="112">73.280000000000001</cx:pt>
          <cx:pt idx="113">73.340000000000003</cx:pt>
          <cx:pt idx="114">73.340000000000003</cx:pt>
          <cx:pt idx="115">73.379999999999995</cx:pt>
          <cx:pt idx="116">73.530000000000001</cx:pt>
          <cx:pt idx="117">73.590000000000003</cx:pt>
          <cx:pt idx="118">73.659999999999997</cx:pt>
          <cx:pt idx="119">73.700000000000003</cx:pt>
          <cx:pt idx="120">73.719999999999999</cx:pt>
          <cx:pt idx="121">73.730000000000004</cx:pt>
          <cx:pt idx="122">73.810000000000002</cx:pt>
          <cx:pt idx="123">73.870000000000005</cx:pt>
          <cx:pt idx="124">73.879999999999995</cx:pt>
          <cx:pt idx="125">73.930000000000007</cx:pt>
          <cx:pt idx="126">73.989999999999995</cx:pt>
          <cx:pt idx="127">74.200000000000003</cx:pt>
          <cx:pt idx="128">74.230000000000004</cx:pt>
          <cx:pt idx="129">74.239999999999995</cx:pt>
          <cx:pt idx="130">74.329999999999998</cx:pt>
          <cx:pt idx="131">74.340000000000003</cx:pt>
          <cx:pt idx="132">74.519999999999996</cx:pt>
          <cx:pt idx="133">74.650000000000006</cx:pt>
          <cx:pt idx="134">74.680000000000007</cx:pt>
          <cx:pt idx="135">74.719999999999999</cx:pt>
          <cx:pt idx="136">74.719999999999999</cx:pt>
          <cx:pt idx="137">74.870000000000005</cx:pt>
          <cx:pt idx="138">75.030000000000001</cx:pt>
          <cx:pt idx="139">75.170000000000002</cx:pt>
          <cx:pt idx="140">75.209999999999994</cx:pt>
          <cx:pt idx="141">75.260000000000005</cx:pt>
          <cx:pt idx="142">75.269999999999996</cx:pt>
          <cx:pt idx="143">75.459999999999994</cx:pt>
          <cx:pt idx="144">75.489999999999995</cx:pt>
          <cx:pt idx="145">75.510000000000005</cx:pt>
          <cx:pt idx="146">75.540000000000006</cx:pt>
          <cx:pt idx="147">75.709999999999994</cx:pt>
          <cx:pt idx="148">75.890000000000001</cx:pt>
          <cx:pt idx="149">76.090000000000003</cx:pt>
          <cx:pt idx="150">76.099999999999994</cx:pt>
          <cx:pt idx="151">76.140000000000001</cx:pt>
          <cx:pt idx="152">76.200000000000003</cx:pt>
          <cx:pt idx="153">76.310000000000002</cx:pt>
          <cx:pt idx="154">76.370000000000005</cx:pt>
          <cx:pt idx="155">76.379999999999995</cx:pt>
          <cx:pt idx="156">76.390000000000001</cx:pt>
          <cx:pt idx="157">76.530000000000001</cx:pt>
          <cx:pt idx="158">76.659999999999997</cx:pt>
          <cx:pt idx="159">76.769999999999996</cx:pt>
          <cx:pt idx="160">76.829999999999998</cx:pt>
          <cx:pt idx="161">76.840000000000003</cx:pt>
          <cx:pt idx="162">76.849999999999994</cx:pt>
          <cx:pt idx="163">76.950000000000003</cx:pt>
          <cx:pt idx="164">77.219999999999999</cx:pt>
          <cx:pt idx="165">77.230000000000004</cx:pt>
          <cx:pt idx="166">77.25</cx:pt>
          <cx:pt idx="167">77.319999999999993</cx:pt>
          <cx:pt idx="168">77.420000000000002</cx:pt>
          <cx:pt idx="169">77.609999999999999</cx:pt>
          <cx:pt idx="170">77.790000000000006</cx:pt>
          <cx:pt idx="171">77.829999999999998</cx:pt>
          <cx:pt idx="172">77.870000000000005</cx:pt>
          <cx:pt idx="173">77.879999999999995</cx:pt>
          <cx:pt idx="174">78.010000000000005</cx:pt>
          <cx:pt idx="175">78.040000000000006</cx:pt>
          <cx:pt idx="176">78.069999999999993</cx:pt>
          <cx:pt idx="177">78.109999999999999</cx:pt>
          <cx:pt idx="178">78.180000000000007</cx:pt>
          <cx:pt idx="179">78.269999999999996</cx:pt>
          <cx:pt idx="180">78.290000000000006</cx:pt>
          <cx:pt idx="181">78.290000000000006</cx:pt>
          <cx:pt idx="182">78.310000000000002</cx:pt>
          <cx:pt idx="183">78.409999999999997</cx:pt>
          <cx:pt idx="184">78.540000000000006</cx:pt>
          <cx:pt idx="185">78.599999999999994</cx:pt>
          <cx:pt idx="186">78.609999999999999</cx:pt>
          <cx:pt idx="187">78.75</cx:pt>
          <cx:pt idx="188">78.780000000000001</cx:pt>
          <cx:pt idx="189">78.829999999999998</cx:pt>
          <cx:pt idx="190">78.829999999999998</cx:pt>
          <cx:pt idx="191">78.849999999999994</cx:pt>
          <cx:pt idx="192">78.939999999999998</cx:pt>
          <cx:pt idx="193">79.010000000000005</cx:pt>
          <cx:pt idx="194">79.079999999999998</cx:pt>
          <cx:pt idx="195">79.189999999999998</cx:pt>
          <cx:pt idx="196">79.189999999999998</cx:pt>
          <cx:pt idx="197">79.420000000000002</cx:pt>
          <cx:pt idx="198">79.469999999999999</cx:pt>
          <cx:pt idx="199">79.780000000000001</cx:pt>
          <cx:pt idx="200">79.829999999999998</cx:pt>
          <cx:pt idx="201">79.849999999999994</cx:pt>
          <cx:pt idx="202">80.430000000000007</cx:pt>
          <cx:pt idx="203">80.450000000000003</cx:pt>
          <cx:pt idx="204">80.620000000000005</cx:pt>
          <cx:pt idx="205">80.640000000000001</cx:pt>
          <cx:pt idx="206">80.879999999999995</cx:pt>
          <cx:pt idx="207">80.980000000000004</cx:pt>
          <cx:pt idx="208">81.090000000000003</cx:pt>
          <cx:pt idx="209">81.25</cx:pt>
          <cx:pt idx="210">81.25</cx:pt>
          <cx:pt idx="211">81.290000000000006</cx:pt>
          <cx:pt idx="212">81.349999999999994</cx:pt>
          <cx:pt idx="213">81.349999999999994</cx:pt>
          <cx:pt idx="214">81.370000000000005</cx:pt>
          <cx:pt idx="215">81.469999999999999</cx:pt>
          <cx:pt idx="216">81.780000000000001</cx:pt>
          <cx:pt idx="217">81.870000000000005</cx:pt>
          <cx:pt idx="218">81.890000000000001</cx:pt>
          <cx:pt idx="219">81.920000000000002</cx:pt>
          <cx:pt idx="220">82.010000000000005</cx:pt>
          <cx:pt idx="221">82.019999999999996</cx:pt>
          <cx:pt idx="222">82.150000000000006</cx:pt>
          <cx:pt idx="223">82.290000000000006</cx:pt>
          <cx:pt idx="224">82.379999999999995</cx:pt>
          <cx:pt idx="225">82.5</cx:pt>
          <cx:pt idx="226">82.510000000000005</cx:pt>
          <cx:pt idx="227">82.530000000000001</cx:pt>
          <cx:pt idx="228">82.609999999999999</cx:pt>
          <cx:pt idx="229">82.609999999999999</cx:pt>
          <cx:pt idx="230">82.609999999999999</cx:pt>
          <cx:pt idx="231">82.629999999999995</cx:pt>
          <cx:pt idx="232">82.670000000000002</cx:pt>
          <cx:pt idx="233">82.689999999999998</cx:pt>
          <cx:pt idx="234">82.709999999999994</cx:pt>
          <cx:pt idx="235">82.819999999999993</cx:pt>
          <cx:pt idx="236">82.849999999999994</cx:pt>
          <cx:pt idx="237">82.890000000000001</cx:pt>
          <cx:pt idx="238">83.049999999999997</cx:pt>
          <cx:pt idx="239">83.140000000000001</cx:pt>
          <cx:pt idx="240">83.180000000000007</cx:pt>
          <cx:pt idx="241">83.189999999999998</cx:pt>
          <cx:pt idx="242">83.510000000000005</cx:pt>
          <cx:pt idx="243">83.739999999999995</cx:pt>
          <cx:pt idx="244">84.060000000000002</cx:pt>
          <cx:pt idx="245">84.069999999999993</cx:pt>
          <cx:pt idx="246">84.079999999999998</cx:pt>
          <cx:pt idx="247">84.079999999999998</cx:pt>
          <cx:pt idx="248">84.099999999999994</cx:pt>
          <cx:pt idx="249">84.129999999999995</cx:pt>
          <cx:pt idx="250">84.180000000000007</cx:pt>
          <cx:pt idx="251">84.280000000000001</cx:pt>
          <cx:pt idx="252">84.450000000000003</cx:pt>
          <cx:pt idx="253">84.519999999999996</cx:pt>
          <cx:pt idx="254">84.549999999999997</cx:pt>
          <cx:pt idx="255">84.739999999999995</cx:pt>
          <cx:pt idx="256">84.879999999999995</cx:pt>
          <cx:pt idx="257">84.950000000000003</cx:pt>
          <cx:pt idx="258">85.090000000000003</cx:pt>
          <cx:pt idx="259">85.239999999999995</cx:pt>
          <cx:pt idx="260">85.310000000000002</cx:pt>
          <cx:pt idx="261">85.480000000000004</cx:pt>
          <cx:pt idx="262">85.629999999999995</cx:pt>
          <cx:pt idx="263">85.689999999999998</cx:pt>
          <cx:pt idx="264">85.790000000000006</cx:pt>
          <cx:pt idx="265">85.890000000000001</cx:pt>
          <cx:pt idx="266">85.980000000000004</cx:pt>
          <cx:pt idx="267">86.099999999999994</cx:pt>
          <cx:pt idx="268">86.239999999999995</cx:pt>
          <cx:pt idx="269">86.340000000000003</cx:pt>
          <cx:pt idx="270">86.489999999999995</cx:pt>
          <cx:pt idx="271">86.599999999999994</cx:pt>
          <cx:pt idx="272">86.870000000000005</cx:pt>
          <cx:pt idx="273">86.909999999999997</cx:pt>
          <cx:pt idx="274">87.019999999999996</cx:pt>
          <cx:pt idx="275">87.159999999999997</cx:pt>
          <cx:pt idx="276">87.189999999999998</cx:pt>
          <cx:pt idx="277">87.209999999999994</cx:pt>
          <cx:pt idx="278">87.319999999999993</cx:pt>
          <cx:pt idx="279">87.379999999999995</cx:pt>
          <cx:pt idx="280">87.439999999999998</cx:pt>
          <cx:pt idx="281">87.459999999999994</cx:pt>
          <cx:pt idx="282">87.760000000000005</cx:pt>
          <cx:pt idx="283">87.760000000000005</cx:pt>
          <cx:pt idx="284">87.840000000000003</cx:pt>
          <cx:pt idx="285">87.879999999999995</cx:pt>
          <cx:pt idx="286">87.909999999999997</cx:pt>
          <cx:pt idx="287">88.060000000000002</cx:pt>
          <cx:pt idx="288">88.099999999999994</cx:pt>
          <cx:pt idx="289">88.120000000000005</cx:pt>
          <cx:pt idx="290">88.269999999999996</cx:pt>
          <cx:pt idx="291">88.370000000000005</cx:pt>
          <cx:pt idx="292">88.370000000000005</cx:pt>
          <cx:pt idx="293">88.439999999999998</cx:pt>
          <cx:pt idx="294">88.519999999999996</cx:pt>
          <cx:pt idx="295">88.540000000000006</cx:pt>
          <cx:pt idx="296">88.590000000000003</cx:pt>
          <cx:pt idx="297">88.680000000000007</cx:pt>
          <cx:pt idx="298">88.730000000000004</cx:pt>
          <cx:pt idx="299">88.730000000000004</cx:pt>
          <cx:pt idx="300">88.969999999999999</cx:pt>
          <cx:pt idx="301">88.989999999999995</cx:pt>
          <cx:pt idx="302">89.459999999999994</cx:pt>
          <cx:pt idx="303">89.590000000000003</cx:pt>
          <cx:pt idx="304">89.75</cx:pt>
          <cx:pt idx="305">89.769999999999996</cx:pt>
          <cx:pt idx="306">89.780000000000001</cx:pt>
          <cx:pt idx="307">89.790000000000006</cx:pt>
          <cx:pt idx="308">90.030000000000001</cx:pt>
          <cx:pt idx="309">90.299999999999997</cx:pt>
          <cx:pt idx="310">90.310000000000002</cx:pt>
          <cx:pt idx="311">91.219999999999999</cx:pt>
          <cx:pt idx="312">91.379999999999995</cx:pt>
          <cx:pt idx="313">92.25</cx:pt>
          <cx:pt idx="314">92.409999999999997</cx:pt>
          <cx:pt idx="315">92.510000000000005</cx:pt>
          <cx:pt idx="316">92.549999999999997</cx:pt>
          <cx:pt idx="317">92.680000000000007</cx:pt>
          <cx:pt idx="318">93.859999999999999</cx:pt>
          <cx:pt idx="319">93.969999999999999</cx:pt>
          <cx:pt idx="320">94.150000000000006</cx:pt>
          <cx:pt idx="321">94.209999999999994</cx:pt>
          <cx:pt idx="322">94.25</cx:pt>
          <cx:pt idx="323">94.280000000000001</cx:pt>
          <cx:pt idx="324">94.290000000000006</cx:pt>
          <cx:pt idx="325">94.569999999999993</cx:pt>
          <cx:pt idx="326">94.659999999999997</cx:pt>
          <cx:pt idx="327">94.700000000000003</cx:pt>
          <cx:pt idx="328">94.870000000000005</cx:pt>
          <cx:pt idx="329">94.890000000000001</cx:pt>
          <cx:pt idx="330">95.5</cx:pt>
          <cx:pt idx="331">95.769999999999996</cx:pt>
          <cx:pt idx="332">95.810000000000002</cx:pt>
          <cx:pt idx="333">95.879999999999995</cx:pt>
          <cx:pt idx="334">96.030000000000001</cx:pt>
          <cx:pt idx="335">96.120000000000005</cx:pt>
          <cx:pt idx="336">96.219999999999999</cx:pt>
          <cx:pt idx="337">96.390000000000001</cx:pt>
          <cx:pt idx="338">96.450000000000003</cx:pt>
          <cx:pt idx="339">97.030000000000001</cx:pt>
          <cx:pt idx="340">97.450000000000003</cx:pt>
          <cx:pt idx="341">97.530000000000001</cx:pt>
          <cx:pt idx="342">97.650000000000006</cx:pt>
          <cx:pt idx="343">97.829999999999998</cx:pt>
          <cx:pt idx="344">97.840000000000003</cx:pt>
          <cx:pt idx="345">98.170000000000002</cx:pt>
          <cx:pt idx="346">98.219999999999999</cx:pt>
          <cx:pt idx="347">98.730000000000004</cx:pt>
          <cx:pt idx="348">99.579999999999998</cx:pt>
          <cx:pt idx="349">102</cx:pt>
          <cx:pt idx="350">102.8</cx:pt>
          <cx:pt idx="351">104.3</cx:pt>
          <cx:pt idx="352">104.7</cx:pt>
          <cx:pt idx="353">106.3</cx:pt>
          <cx:pt idx="354">106.59999999999999</cx:pt>
          <cx:pt idx="355">108.40000000000001</cx:pt>
          <cx:pt idx="356">114.59999999999999</cx:pt>
          <cx:pt idx="357">71.900000000000006</cx:pt>
          <cx:pt idx="358">73.299999999999997</cx:pt>
          <cx:pt idx="359">75</cx:pt>
          <cx:pt idx="360">77.579999999999998</cx:pt>
          <cx:pt idx="361">77.930000000000007</cx:pt>
          <cx:pt idx="362">78.989999999999995</cx:pt>
          <cx:pt idx="363">81.150000000000006</cx:pt>
          <cx:pt idx="364">81.719999999999999</cx:pt>
          <cx:pt idx="365">82.569999999999993</cx:pt>
          <cx:pt idx="366">82.689999999999998</cx:pt>
          <cx:pt idx="367">83.969999999999999</cx:pt>
          <cx:pt idx="368">85.260000000000005</cx:pt>
          <cx:pt idx="369">85.420000000000002</cx:pt>
          <cx:pt idx="370">85.840000000000003</cx:pt>
          <cx:pt idx="371">85.980000000000004</cx:pt>
          <cx:pt idx="372">86.180000000000007</cx:pt>
          <cx:pt idx="373">87.209999999999994</cx:pt>
          <cx:pt idx="374">87.319999999999993</cx:pt>
          <cx:pt idx="375">87.5</cx:pt>
          <cx:pt idx="376">87.760000000000005</cx:pt>
          <cx:pt idx="377">88.049999999999997</cx:pt>
          <cx:pt idx="378">88.400000000000006</cx:pt>
          <cx:pt idx="379">88.640000000000001</cx:pt>
          <cx:pt idx="380">90.200000000000003</cx:pt>
          <cx:pt idx="381">90.430000000000007</cx:pt>
          <cx:pt idx="382">90.629999999999995</cx:pt>
          <cx:pt idx="383">90.959999999999994</cx:pt>
          <cx:pt idx="384">91.120000000000005</cx:pt>
          <cx:pt idx="385">91.430000000000007</cx:pt>
          <cx:pt idx="386">91.560000000000002</cx:pt>
          <cx:pt idx="387">92.329999999999998</cx:pt>
          <cx:pt idx="388">92.870000000000005</cx:pt>
          <cx:pt idx="389">93.599999999999994</cx:pt>
          <cx:pt idx="390">93.629999999999995</cx:pt>
          <cx:pt idx="391">93.769999999999996</cx:pt>
          <cx:pt idx="392">93.969999999999999</cx:pt>
          <cx:pt idx="393">94.25</cx:pt>
          <cx:pt idx="394">94.370000000000005</cx:pt>
          <cx:pt idx="395">94.480000000000004</cx:pt>
          <cx:pt idx="396">94.489999999999995</cx:pt>
          <cx:pt idx="397">94.739999999999995</cx:pt>
          <cx:pt idx="398">95.540000000000006</cx:pt>
          <cx:pt idx="399">95.549999999999997</cx:pt>
          <cx:pt idx="400">96.420000000000002</cx:pt>
          <cx:pt idx="401">96.709999999999994</cx:pt>
          <cx:pt idx="402">96.730000000000004</cx:pt>
          <cx:pt idx="403">96.849999999999994</cx:pt>
          <cx:pt idx="404">97.260000000000005</cx:pt>
          <cx:pt idx="405">97.260000000000005</cx:pt>
          <cx:pt idx="406">97.400000000000006</cx:pt>
          <cx:pt idx="407">97.409999999999997</cx:pt>
          <cx:pt idx="408">98</cx:pt>
          <cx:pt idx="409">98.640000000000001</cx:pt>
          <cx:pt idx="410">98.780000000000001</cx:pt>
          <cx:pt idx="411">98.920000000000002</cx:pt>
          <cx:pt idx="412">100</cx:pt>
          <cx:pt idx="413">100.2</cx:pt>
          <cx:pt idx="414">100.3</cx:pt>
          <cx:pt idx="415">100.40000000000001</cx:pt>
          <cx:pt idx="416">101.2</cx:pt>
          <cx:pt idx="417">101.7</cx:pt>
          <cx:pt idx="418">102.09999999999999</cx:pt>
          <cx:pt idx="419">102.40000000000001</cx:pt>
          <cx:pt idx="420">102.40000000000001</cx:pt>
          <cx:pt idx="421">102.5</cx:pt>
          <cx:pt idx="422">102.5</cx:pt>
          <cx:pt idx="423">102.59999999999999</cx:pt>
          <cx:pt idx="424">102.7</cx:pt>
          <cx:pt idx="425">102.90000000000001</cx:pt>
          <cx:pt idx="426">103.2</cx:pt>
          <cx:pt idx="427">103.40000000000001</cx:pt>
          <cx:pt idx="428">103.59999999999999</cx:pt>
          <cx:pt idx="429">103.7</cx:pt>
          <cx:pt idx="430">103.7</cx:pt>
          <cx:pt idx="431">103.8</cx:pt>
          <cx:pt idx="432">104.09999999999999</cx:pt>
          <cx:pt idx="433">105.09999999999999</cx:pt>
          <cx:pt idx="434">105.7</cx:pt>
          <cx:pt idx="435">105.8</cx:pt>
          <cx:pt idx="436">106.2</cx:pt>
          <cx:pt idx="437">106.90000000000001</cx:pt>
          <cx:pt idx="438">107</cx:pt>
          <cx:pt idx="439">107.09999999999999</cx:pt>
          <cx:pt idx="440">107.09999999999999</cx:pt>
          <cx:pt idx="441">107.5</cx:pt>
          <cx:pt idx="442">108.09999999999999</cx:pt>
          <cx:pt idx="443">108.3</cx:pt>
          <cx:pt idx="444">108.8</cx:pt>
          <cx:pt idx="445">109</cx:pt>
          <cx:pt idx="446">109.3</cx:pt>
          <cx:pt idx="447">109.3</cx:pt>
          <cx:pt idx="448">109.7</cx:pt>
          <cx:pt idx="449">109.8</cx:pt>
          <cx:pt idx="450">110</cx:pt>
          <cx:pt idx="451">110.09999999999999</cx:pt>
          <cx:pt idx="452">110.2</cx:pt>
          <cx:pt idx="453">111</cx:pt>
          <cx:pt idx="454">111.2</cx:pt>
          <cx:pt idx="455">111.59999999999999</cx:pt>
          <cx:pt idx="456">111.8</cx:pt>
          <cx:pt idx="457">112.40000000000001</cx:pt>
          <cx:pt idx="458">112.8</cx:pt>
          <cx:pt idx="459">113</cx:pt>
          <cx:pt idx="460">113.40000000000001</cx:pt>
          <cx:pt idx="461">113.40000000000001</cx:pt>
          <cx:pt idx="462">114.2</cx:pt>
          <cx:pt idx="463">114.2</cx:pt>
          <cx:pt idx="464">114.40000000000001</cx:pt>
          <cx:pt idx="465">114.5</cx:pt>
          <cx:pt idx="466">115</cx:pt>
          <cx:pt idx="467">115.09999999999999</cx:pt>
          <cx:pt idx="468">115.2</cx:pt>
          <cx:pt idx="469">116</cx:pt>
          <cx:pt idx="470">116.09999999999999</cx:pt>
          <cx:pt idx="471">117.3</cx:pt>
          <cx:pt idx="472">117.40000000000001</cx:pt>
          <cx:pt idx="473">117.40000000000001</cx:pt>
          <cx:pt idx="474">117.5</cx:pt>
          <cx:pt idx="475">117.8</cx:pt>
          <cx:pt idx="476">118.40000000000001</cx:pt>
          <cx:pt idx="477">118.59999999999999</cx:pt>
          <cx:pt idx="478">118.7</cx:pt>
          <cx:pt idx="479">119</cx:pt>
          <cx:pt idx="480">119.59999999999999</cx:pt>
          <cx:pt idx="481">120.2</cx:pt>
          <cx:pt idx="482">120.2</cx:pt>
          <cx:pt idx="483">120.3</cx:pt>
          <cx:pt idx="484">120.8</cx:pt>
          <cx:pt idx="485">120.90000000000001</cx:pt>
          <cx:pt idx="486">121.09999999999999</cx:pt>
          <cx:pt idx="487">121.3</cx:pt>
          <cx:pt idx="488">121.40000000000001</cx:pt>
          <cx:pt idx="489">122</cx:pt>
          <cx:pt idx="490">122.09999999999999</cx:pt>
          <cx:pt idx="491">122.8</cx:pt>
          <cx:pt idx="492">122.90000000000001</cx:pt>
          <cx:pt idx="493">123.40000000000001</cx:pt>
          <cx:pt idx="494">123.59999999999999</cx:pt>
          <cx:pt idx="495">123.7</cx:pt>
          <cx:pt idx="496">123.7</cx:pt>
          <cx:pt idx="497">124.40000000000001</cx:pt>
          <cx:pt idx="498">124.8</cx:pt>
          <cx:pt idx="499">125.5</cx:pt>
          <cx:pt idx="500">126.2</cx:pt>
          <cx:pt idx="501">126.3</cx:pt>
          <cx:pt idx="502">126.5</cx:pt>
          <cx:pt idx="503">127.2</cx:pt>
          <cx:pt idx="504">127.5</cx:pt>
          <cx:pt idx="505">127.7</cx:pt>
          <cx:pt idx="506">127.90000000000001</cx:pt>
          <cx:pt idx="507">128</cx:pt>
          <cx:pt idx="508">128.09999999999999</cx:pt>
          <cx:pt idx="509">128.30000000000001</cx:pt>
          <cx:pt idx="510">128.90000000000001</cx:pt>
          <cx:pt idx="511">129.09999999999999</cx:pt>
          <cx:pt idx="512">129.09999999999999</cx:pt>
          <cx:pt idx="513">129.5</cx:pt>
          <cx:pt idx="514">129.69999999999999</cx:pt>
          <cx:pt idx="515">129.90000000000001</cx:pt>
          <cx:pt idx="516">130</cx:pt>
          <cx:pt idx="517">130</cx:pt>
          <cx:pt idx="518">130.40000000000001</cx:pt>
          <cx:pt idx="519">130.5</cx:pt>
          <cx:pt idx="520">130.69999999999999</cx:pt>
          <cx:pt idx="521">130.69999999999999</cx:pt>
          <cx:pt idx="522">131.09999999999999</cx:pt>
          <cx:pt idx="523">131.19999999999999</cx:pt>
          <cx:pt idx="524">132.40000000000001</cx:pt>
          <cx:pt idx="525">132.40000000000001</cx:pt>
          <cx:pt idx="526">132.5</cx:pt>
          <cx:pt idx="527">132.90000000000001</cx:pt>
          <cx:pt idx="528">132.90000000000001</cx:pt>
          <cx:pt idx="529">133.59999999999999</cx:pt>
          <cx:pt idx="530">133.69999999999999</cx:pt>
          <cx:pt idx="531">133.80000000000001</cx:pt>
          <cx:pt idx="532">133.80000000000001</cx:pt>
          <cx:pt idx="533">134.40000000000001</cx:pt>
          <cx:pt idx="534">134.69999999999999</cx:pt>
          <cx:pt idx="535">134.69999999999999</cx:pt>
          <cx:pt idx="536">134.69999999999999</cx:pt>
          <cx:pt idx="537">134.80000000000001</cx:pt>
          <cx:pt idx="538">135.09999999999999</cx:pt>
          <cx:pt idx="539">135.69999999999999</cx:pt>
          <cx:pt idx="540">135.90000000000001</cx:pt>
          <cx:pt idx="541">137.19999999999999</cx:pt>
          <cx:pt idx="542">137.80000000000001</cx:pt>
          <cx:pt idx="543">137.80000000000001</cx:pt>
          <cx:pt idx="544">138.09999999999999</cx:pt>
          <cx:pt idx="545">138.90000000000001</cx:pt>
          <cx:pt idx="546">140.09999999999999</cx:pt>
          <cx:pt idx="547">140.90000000000001</cx:pt>
          <cx:pt idx="548">141.30000000000001</cx:pt>
          <cx:pt idx="549">142</cx:pt>
          <cx:pt idx="550">142.69999999999999</cx:pt>
          <cx:pt idx="551">143</cx:pt>
          <cx:pt idx="552">143.69999999999999</cx:pt>
          <cx:pt idx="553">144.40000000000001</cx:pt>
          <cx:pt idx="554">147.19999999999999</cx:pt>
          <cx:pt idx="555">147.30000000000001</cx:pt>
          <cx:pt idx="556">152.09999999999999</cx:pt>
          <cx:pt idx="557">152.09999999999999</cx:pt>
          <cx:pt idx="558">152.80000000000001</cx:pt>
          <cx:pt idx="559">153.5</cx:pt>
          <cx:pt idx="560">155.09999999999999</cx:pt>
          <cx:pt idx="561">158.90000000000001</cx:pt>
          <cx:pt idx="562">165.5</cx:pt>
          <cx:pt idx="563">166.19999999999999</cx:pt>
          <cx:pt idx="564">171.5</cx:pt>
          <cx:pt idx="565">174.19999999999999</cx:pt>
          <cx:pt idx="566">182.09999999999999</cx:pt>
          <cx:pt idx="567">186.90000000000001</cx:pt>
          <cx:pt idx="568">188.5</cx:pt>
        </cx:lvl>
      </cx:numDim>
    </cx:data>
  </cx:chartData>
  <cx:chart>
    <cx:title pos="t" align="ctr" overlay="0">
      <cx:tx>
        <cx:txData>
          <cx:v>Perimeter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Perimeter Mean</a:t>
          </a:r>
        </a:p>
      </cx:txPr>
    </cx:title>
    <cx:plotArea>
      <cx:plotAreaRegion>
        <cx:series layoutId="clusteredColumn" uniqueId="{13C50A25-039E-4EEE-9E1F-7333ECCC62F2}">
          <cx:tx>
            <cx:txData>
              <cx:f>[project2_wdbc.xlsx]project2_wdbc!$D$1</cx:f>
              <cx:v>perimeter_mean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[project2_wdbc.xlsx]project2_wdbc!$E$2:$E$570</cx:f>
        <cx:lvl ptCount="569" formatCode="General">
          <cx:pt idx="0">143.5</cx:pt>
          <cx:pt idx="1">181</cx:pt>
          <cx:pt idx="2">178.80000000000001</cx:pt>
          <cx:pt idx="3">170.40000000000001</cx:pt>
          <cx:pt idx="4">201.90000000000001</cx:pt>
          <cx:pt idx="5">203.90000000000001</cx:pt>
          <cx:pt idx="6">221.19999999999999</cx:pt>
          <cx:pt idx="7">224.5</cx:pt>
          <cx:pt idx="8">227.19999999999999</cx:pt>
          <cx:pt idx="9">221.30000000000001</cx:pt>
          <cx:pt idx="10">221.80000000000001</cx:pt>
          <cx:pt idx="11">234.30000000000001</cx:pt>
          <cx:pt idx="12">230.90000000000001</cx:pt>
          <cx:pt idx="13">246.30000000000001</cx:pt>
          <cx:pt idx="14">241</cx:pt>
          <cx:pt idx="15">245.19999999999999</cx:pt>
          <cx:pt idx="16">244</cx:pt>
          <cx:pt idx="17">250.5</cx:pt>
          <cx:pt idx="18">264</cx:pt>
          <cx:pt idx="19">260.89999999999998</cx:pt>
          <cx:pt idx="20">271.30000000000001</cx:pt>
          <cx:pt idx="21">271.19999999999999</cx:pt>
          <cx:pt idx="22">268.80000000000001</cx:pt>
          <cx:pt idx="23">278.60000000000002</cx:pt>
          <cx:pt idx="24">257.80000000000001</cx:pt>
          <cx:pt idx="25">244.5</cx:pt>
          <cx:pt idx="26">269.39999999999998</cx:pt>
          <cx:pt idx="27">279.60000000000002</cx:pt>
          <cx:pt idx="28">273.89999999999998</cx:pt>
          <cx:pt idx="29">288.10000000000002</cx:pt>
          <cx:pt idx="30">285.69999999999999</cx:pt>
          <cx:pt idx="31">286.30000000000001</cx:pt>
          <cx:pt idx="32">288.5</cx:pt>
          <cx:pt idx="33">248.69999999999999</cx:pt>
          <cx:pt idx="34">289.10000000000002</cx:pt>
          <cx:pt idx="35">289.89999999999998</cx:pt>
          <cx:pt idx="36">280.5</cx:pt>
          <cx:pt idx="37">290.89999999999998</cx:pt>
          <cx:pt idx="38">289.69999999999999</cx:pt>
          <cx:pt idx="39">294.5</cx:pt>
          <cx:pt idx="40">290.19999999999999</cx:pt>
          <cx:pt idx="41">295.39999999999998</cx:pt>
          <cx:pt idx="42">293.19999999999999</cx:pt>
          <cx:pt idx="43">307.30000000000001</cx:pt>
          <cx:pt idx="44">317.5</cx:pt>
          <cx:pt idx="45">300.19999999999999</cx:pt>
          <cx:pt idx="46">298.30000000000001</cx:pt>
          <cx:pt idx="47">272.5</cx:pt>
          <cx:pt idx="48">310.80000000000001</cx:pt>
          <cx:pt idx="49">311.89999999999998</cx:pt>
          <cx:pt idx="50">302.39999999999998</cx:pt>
          <cx:pt idx="51">311.69999999999999</cx:pt>
          <cx:pt idx="52">321.19999999999999</cx:pt>
          <cx:pt idx="53">313.10000000000002</cx:pt>
          <cx:pt idx="54">324.89999999999998</cx:pt>
          <cx:pt idx="55">321.39999999999998</cx:pt>
          <cx:pt idx="56">321.60000000000002</cx:pt>
          <cx:pt idx="57">320.80000000000001</cx:pt>
          <cx:pt idx="58">321.60000000000002</cx:pt>
          <cx:pt idx="59">324.19999999999999</cx:pt>
          <cx:pt idx="60">329.60000000000002</cx:pt>
          <cx:pt idx="61">337.69999999999999</cx:pt>
          <cx:pt idx="62">340.89999999999998</cx:pt>
          <cx:pt idx="63">334.19999999999999</cx:pt>
          <cx:pt idx="64">334.30000000000001</cx:pt>
          <cx:pt idx="65">336.10000000000002</cx:pt>
          <cx:pt idx="66">333.60000000000002</cx:pt>
          <cx:pt idx="67">349.60000000000002</cx:pt>
          <cx:pt idx="68">347</cx:pt>
          <cx:pt idx="69">355.30000000000001</cx:pt>
          <cx:pt idx="70">360.5</cx:pt>
          <cx:pt idx="71">334.19999999999999</cx:pt>
          <cx:pt idx="72">366.80000000000001</cx:pt>
          <cx:pt idx="73">357.60000000000002</cx:pt>
          <cx:pt idx="74">359.89999999999998</cx:pt>
          <cx:pt idx="75">361.60000000000002</cx:pt>
          <cx:pt idx="76">363.69999999999999</cx:pt>
          <cx:pt idx="77">346.39999999999998</cx:pt>
          <cx:pt idx="78">344.89999999999998</cx:pt>
          <cx:pt idx="79">338.30000000000001</cx:pt>
          <cx:pt idx="80">372.69999999999999</cx:pt>
          <cx:pt idx="81">378.19999999999999</cx:pt>
          <cx:pt idx="82">370</cx:pt>
          <cx:pt idx="83">358.89999999999998</cx:pt>
          <cx:pt idx="84">381.10000000000002</cx:pt>
          <cx:pt idx="85">372.69999999999999</cx:pt>
          <cx:pt idx="86">386</cx:pt>
          <cx:pt idx="87">365.60000000000002</cx:pt>
          <cx:pt idx="88">386.80000000000001</cx:pt>
          <cx:pt idx="89">381.89999999999998</cx:pt>
          <cx:pt idx="90">373.19999999999999</cx:pt>
          <cx:pt idx="91">380.30000000000001</cx:pt>
          <cx:pt idx="92">384.60000000000002</cx:pt>
          <cx:pt idx="93">366.5</cx:pt>
          <cx:pt idx="94">388.10000000000002</cx:pt>
          <cx:pt idx="95">390</cx:pt>
          <cx:pt idx="96">373.89999999999998</cx:pt>
          <cx:pt idx="97">378.39999999999998</cx:pt>
          <cx:pt idx="98">371.5</cx:pt>
          <cx:pt idx="99">395.69999999999999</cx:pt>
          <cx:pt idx="100">396.60000000000002</cx:pt>
          <cx:pt idx="101">394.10000000000002</cx:pt>
          <cx:pt idx="102">387.30000000000001</cx:pt>
          <cx:pt idx="103">396</cx:pt>
          <cx:pt idx="104">388</cx:pt>
          <cx:pt idx="105">396.5</cx:pt>
          <cx:pt idx="106">399.80000000000001</cx:pt>
          <cx:pt idx="107">391.19999999999999</cx:pt>
          <cx:pt idx="108">384.80000000000001</cx:pt>
          <cx:pt idx="109">402.69999999999999</cx:pt>
          <cx:pt idx="110">399.80000000000001</cx:pt>
          <cx:pt idx="111">386.30000000000001</cx:pt>
          <cx:pt idx="112">407.39999999999998</cx:pt>
          <cx:pt idx="113">403.30000000000001</cx:pt>
          <cx:pt idx="114">409</cx:pt>
          <cx:pt idx="115">392</cx:pt>
          <cx:pt idx="116">402</cx:pt>
          <cx:pt idx="117">403.10000000000002</cx:pt>
          <cx:pt idx="118">398</cx:pt>
          <cx:pt idx="119">421</cx:pt>
          <cx:pt idx="120">394.10000000000002</cx:pt>
          <cx:pt idx="121">409.10000000000002</cx:pt>
          <cx:pt idx="122">401.5</cx:pt>
          <cx:pt idx="123">406.30000000000001</cx:pt>
          <cx:pt idx="124">412.69999999999999</cx:pt>
          <cx:pt idx="125">389.39999999999998</cx:pt>
          <cx:pt idx="126">404.89999999999998</cx:pt>
          <cx:pt idx="127">409.69999999999999</cx:pt>
          <cx:pt idx="128">417.19999999999999</cx:pt>
          <cx:pt idx="129">427.30000000000001</cx:pt>
          <cx:pt idx="130">418.69999999999999</cx:pt>
          <cx:pt idx="131">412.60000000000002</cx:pt>
          <cx:pt idx="132">403.5</cx:pt>
          <cx:pt idx="133">402.89999999999998</cx:pt>
          <cx:pt idx="134">420.30000000000001</cx:pt>
          <cx:pt idx="135">423.60000000000002</cx:pt>
          <cx:pt idx="136">427.89999999999998</cx:pt>
          <cx:pt idx="137">415.10000000000002</cx:pt>
          <cx:pt idx="138">420.30000000000001</cx:pt>
          <cx:pt idx="139">412.5</cx:pt>
          <cx:pt idx="140">416.19999999999999</cx:pt>
          <cx:pt idx="141">431.89999999999998</cx:pt>
          <cx:pt idx="142">428.89999999999998</cx:pt>
          <cx:pt idx="143">408.19999999999999</cx:pt>
          <cx:pt idx="144">420.5</cx:pt>
          <cx:pt idx="145">428</cx:pt>
          <cx:pt idx="146">432.69999999999999</cx:pt>
          <cx:pt idx="147">437.60000000000002</cx:pt>
          <cx:pt idx="148">422.89999999999998</cx:pt>
          <cx:pt idx="149">446</cx:pt>
          <cx:pt idx="150">419.80000000000001</cx:pt>
          <cx:pt idx="151">442.69999999999999</cx:pt>
          <cx:pt idx="152">435.60000000000002</cx:pt>
          <cx:pt idx="153">426</cx:pt>
          <cx:pt idx="154">406.39999999999998</cx:pt>
          <cx:pt idx="155">408.80000000000001</cx:pt>
          <cx:pt idx="156">433.80000000000001</cx:pt>
          <cx:pt idx="157">438.60000000000002</cx:pt>
          <cx:pt idx="158">445.30000000000001</cx:pt>
          <cx:pt idx="159">442.5</cx:pt>
          <cx:pt idx="160">432</cx:pt>
          <cx:pt idx="161">448.60000000000002</cx:pt>
          <cx:pt idx="162">449.89999999999998</cx:pt>
          <cx:pt idx="163">443.30000000000001</cx:pt>
          <cx:pt idx="164">458.69999999999999</cx:pt>
          <cx:pt idx="165">426.69999999999999</cx:pt>
          <cx:pt idx="166">461.39999999999998</cx:pt>
          <cx:pt idx="167">432.19999999999999</cx:pt>
          <cx:pt idx="168">465.39999999999998</cx:pt>
          <cx:pt idx="169">441.30000000000001</cx:pt>
          <cx:pt idx="170">451.10000000000002</cx:pt>
          <cx:pt idx="171">445.19999999999999</cx:pt>
          <cx:pt idx="172">441</cx:pt>
          <cx:pt idx="173">464.39999999999998</cx:pt>
          <cx:pt idx="174">457.89999999999998</cx:pt>
          <cx:pt idx="175">449.30000000000001</cx:pt>
          <cx:pt idx="176">446.19999999999999</cx:pt>
          <cx:pt idx="177">432.80000000000001</cx:pt>
          <cx:pt idx="178">466.5</cx:pt>
          <cx:pt idx="179">460.30000000000001</cx:pt>
          <cx:pt idx="180">455.30000000000001</cx:pt>
          <cx:pt idx="181">469.10000000000002</cx:pt>
          <cx:pt idx="182">458.39999999999998</cx:pt>
          <cx:pt idx="183">466.10000000000002</cx:pt>
          <cx:pt idx="184">461</cx:pt>
          <cx:pt idx="185">477.30000000000001</cx:pt>
          <cx:pt idx="186">476.5</cx:pt>
          <cx:pt idx="187">447.80000000000001</cx:pt>
          <cx:pt idx="188">462</cx:pt>
          <cx:pt idx="189">463.69999999999999</cx:pt>
          <cx:pt idx="190">477.30000000000001</cx:pt>
          <cx:pt idx="191">464.10000000000002</cx:pt>
          <cx:pt idx="192">468.5</cx:pt>
          <cx:pt idx="193">466.69999999999999</cx:pt>
          <cx:pt idx="194">455.80000000000001</cx:pt>
          <cx:pt idx="195">470.89999999999998</cx:pt>
          <cx:pt idx="196">481.60000000000002</cx:pt>
          <cx:pt idx="197">491.89999999999998</cx:pt>
          <cx:pt idx="198">453.10000000000002</cx:pt>
          <cx:pt idx="199">466.10000000000002</cx:pt>
          <cx:pt idx="200">489</cx:pt>
          <cx:pt idx="201">464.5</cx:pt>
          <cx:pt idx="202">471.30000000000001</cx:pt>
          <cx:pt idx="203">480.10000000000002</cx:pt>
          <cx:pt idx="204">492.89999999999998</cx:pt>
          <cx:pt idx="205">462.89999999999998</cx:pt>
          <cx:pt idx="206">495</cx:pt>
          <cx:pt idx="207">501.30000000000001</cx:pt>
          <cx:pt idx="208">481.89999999999998</cx:pt>
          <cx:pt idx="209">476.30000000000001</cx:pt>
          <cx:pt idx="210">489.89999999999998</cx:pt>
          <cx:pt idx="211">508.80000000000001</cx:pt>
          <cx:pt idx="212">496.39999999999998</cx:pt>
          <cx:pt idx="213">507.89999999999998</cx:pt>
          <cx:pt idx="214">502.5</cx:pt>
          <cx:pt idx="215">467.80000000000001</cx:pt>
          <cx:pt idx="216">492.10000000000002</cx:pt>
          <cx:pt idx="217">496.60000000000002</cx:pt>
          <cx:pt idx="218">515.89999999999998</cx:pt>
          <cx:pt idx="219">485.80000000000001</cx:pt>
          <cx:pt idx="220">526.39999999999998</cx:pt>
          <cx:pt idx="221">507.39999999999998</cx:pt>
          <cx:pt idx="222">480.39999999999998</cx:pt>
          <cx:pt idx="223">504.10000000000002</cx:pt>
          <cx:pt idx="224">512.20000000000005</cx:pt>
          <cx:pt idx="225">514.29999999999995</cx:pt>
          <cx:pt idx="226">493.80000000000001</cx:pt>
          <cx:pt idx="227">516.39999999999998</cx:pt>
          <cx:pt idx="228">520.20000000000005</cx:pt>
          <cx:pt idx="229">523.79999999999995</cx:pt>
          <cx:pt idx="230">527.20000000000005</cx:pt>
          <cx:pt idx="231">514.5</cx:pt>
          <cx:pt idx="232">509.19999999999999</cx:pt>
          <cx:pt idx="233">485.60000000000002</cx:pt>
          <cx:pt idx="234">530.60000000000002</cx:pt>
          <cx:pt idx="235">504.80000000000001</cx:pt>
          <cx:pt idx="236">476.69999999999999</cx:pt>
          <cx:pt idx="237">506.89999999999998</cx:pt>
          <cx:pt idx="238">508.30000000000001</cx:pt>
          <cx:pt idx="239">513.70000000000005</cx:pt>
          <cx:pt idx="240">507.60000000000002</cx:pt>
          <cx:pt idx="241">506.30000000000001</cx:pt>
          <cx:pt idx="242">519.39999999999998</cx:pt>
          <cx:pt idx="243">512.20000000000005</cx:pt>
          <cx:pt idx="244">538.70000000000005</cx:pt>
          <cx:pt idx="245">537.29999999999995</cx:pt>
          <cx:pt idx="246">514.29999999999995</cx:pt>
          <cx:pt idx="247">516.60000000000002</cx:pt>
          <cx:pt idx="248">537.89999999999998</cx:pt>
          <cx:pt idx="249">541.60000000000002</cx:pt>
          <cx:pt idx="250">525.20000000000005</cx:pt>
          <cx:pt idx="251">537.29999999999995</cx:pt>
          <cx:pt idx="252">493.10000000000002</cx:pt>
          <cx:pt idx="253">514</cx:pt>
          <cx:pt idx="254">546.39999999999998</cx:pt>
          <cx:pt idx="255">551.70000000000005</cx:pt>
          <cx:pt idx="256">538.39999999999998</cx:pt>
          <cx:pt idx="257">512.20000000000005</cx:pt>
          <cx:pt idx="258">512</cx:pt>
          <cx:pt idx="259">546.10000000000002</cx:pt>
          <cx:pt idx="260">538.89999999999998</cx:pt>
          <cx:pt idx="261">552.39999999999998</cx:pt>
          <cx:pt idx="262">520</cx:pt>
          <cx:pt idx="263">566.20000000000005</cx:pt>
          <cx:pt idx="264">541.79999999999995</cx:pt>
          <cx:pt idx="265">562.10000000000002</cx:pt>
          <cx:pt idx="266">536.89999999999998</cx:pt>
          <cx:pt idx="267">553.5</cx:pt>
          <cx:pt idx="268">572.29999999999995</cx:pt>
          <cx:pt idx="269">557.20000000000005</cx:pt>
          <cx:pt idx="270">520</cx:pt>
          <cx:pt idx="271">555.10000000000002</cx:pt>
          <cx:pt idx="272">542.89999999999998</cx:pt>
          <cx:pt idx="273">561</cx:pt>
          <cx:pt idx="274">529.39999999999998</cx:pt>
          <cx:pt idx="275">561</cx:pt>
          <cx:pt idx="276">573.20000000000005</cx:pt>
          <cx:pt idx="277">571.79999999999995</cx:pt>
          <cx:pt idx="278">546.29999999999995</cx:pt>
          <cx:pt idx="279">575.29999999999995</cx:pt>
          <cx:pt idx="280">551.10000000000002</cx:pt>
          <cx:pt idx="281">566.29999999999995</cx:pt>
          <cx:pt idx="282">571.10000000000002</cx:pt>
          <cx:pt idx="283">575.5</cx:pt>
          <cx:pt idx="284">579.10000000000002</cx:pt>
          <cx:pt idx="285">568.89999999999998</cx:pt>
          <cx:pt idx="286">559.20000000000005</cx:pt>
          <cx:pt idx="287">582.70000000000005</cx:pt>
          <cx:pt idx="288">558.10000000000002</cx:pt>
          <cx:pt idx="289">585</cx:pt>
          <cx:pt idx="290">580.60000000000002</cx:pt>
          <cx:pt idx="291">585.89999999999998</cx:pt>
          <cx:pt idx="292">596.60000000000002</cx:pt>
          <cx:pt idx="293">588.70000000000005</cx:pt>
          <cx:pt idx="294">593.70000000000005</cx:pt>
          <cx:pt idx="295">590</cx:pt>
          <cx:pt idx="296">561.29999999999995</cx:pt>
          <cx:pt idx="297">592.60000000000002</cx:pt>
          <cx:pt idx="298">571</cx:pt>
          <cx:pt idx="299">602.89999999999998</cx:pt>
          <cx:pt idx="300">599.39999999999998</cx:pt>
          <cx:pt idx="301">587.39999999999998</cx:pt>
          <cx:pt idx="302">575.29999999999995</cx:pt>
          <cx:pt idx="303">606.5</cx:pt>
          <cx:pt idx="304">609.10000000000002</cx:pt>
          <cx:pt idx="305">584.79999999999995</cx:pt>
          <cx:pt idx="306">611.20000000000005</cx:pt>
          <cx:pt idx="307">603.39999999999998</cx:pt>
          <cx:pt idx="308">616.5</cx:pt>
          <cx:pt idx="309">632.60000000000002</cx:pt>
          <cx:pt idx="310">594.20000000000005</cx:pt>
          <cx:pt idx="311">633.10000000000002</cx:pt>
          <cx:pt idx="312">600.39999999999998</cx:pt>
          <cx:pt idx="313">646.10000000000002</cx:pt>
          <cx:pt idx="314">618.39999999999998</cx:pt>
          <cx:pt idx="315">641.20000000000005</cx:pt>
          <cx:pt idx="316">623.89999999999998</cx:pt>
          <cx:pt idx="317">664.89999999999998</cx:pt>
          <cx:pt idx="318">644.20000000000005</cx:pt>
          <cx:pt idx="319">640.10000000000002</cx:pt>
          <cx:pt idx="320">641.20000000000005</cx:pt>
          <cx:pt idx="321">666</cx:pt>
          <cx:pt idx="322">659.70000000000005</cx:pt>
          <cx:pt idx="323">640.70000000000005</cx:pt>
          <cx:pt idx="324">658.79999999999995</cx:pt>
          <cx:pt idx="325">662.70000000000005</cx:pt>
          <cx:pt idx="326">680.70000000000005</cx:pt>
          <cx:pt idx="327">668.60000000000002</cx:pt>
          <cx:pt idx="328">668.70000000000005</cx:pt>
          <cx:pt idx="329">673.70000000000005</cx:pt>
          <cx:pt idx="330">690.20000000000005</cx:pt>
          <cx:pt idx="331">651.89999999999998</cx:pt>
          <cx:pt idx="332">656.39999999999998</cx:pt>
          <cx:pt idx="333">674.79999999999995</cx:pt>
          <cx:pt idx="334">651</cx:pt>
          <cx:pt idx="335">680.89999999999998</cx:pt>
          <cx:pt idx="336">685.89999999999998</cx:pt>
          <cx:pt idx="337">657.10000000000002</cx:pt>
          <cx:pt idx="338">686.89999999999998</cx:pt>
          <cx:pt idx="339">687.29999999999995</cx:pt>
          <cx:pt idx="340">684.5</cx:pt>
          <cx:pt idx="341">693.70000000000005</cx:pt>
          <cx:pt idx="342">711.79999999999995</cx:pt>
          <cx:pt idx="343">629.89999999999998</cx:pt>
          <cx:pt idx="344">689.5</cx:pt>
          <cx:pt idx="345">725.5</cx:pt>
          <cx:pt idx="346">656.10000000000002</cx:pt>
          <cx:pt idx="347">689.39999999999998</cx:pt>
          <cx:pt idx="348">674.5</cx:pt>
          <cx:pt idx="349">761.70000000000005</cx:pt>
          <cx:pt idx="350">747.20000000000005</cx:pt>
          <cx:pt idx="351">800</cx:pt>
          <cx:pt idx="352">819.79999999999995</cx:pt>
          <cx:pt idx="353">788.5</cx:pt>
          <cx:pt idx="354">838.10000000000002</cx:pt>
          <cx:pt idx="355">880.20000000000005</cx:pt>
          <cx:pt idx="356">992.10000000000002</cx:pt>
          <cx:pt idx="357">371.10000000000002</cx:pt>
          <cx:pt idx="358">361.60000000000002</cx:pt>
          <cx:pt idx="359">431.10000000000002</cx:pt>
          <cx:pt idx="360">386.10000000000002</cx:pt>
          <cx:pt idx="361">440.60000000000002</cx:pt>
          <cx:pt idx="362">432</cx:pt>
          <cx:pt idx="363">477.39999999999998</cx:pt>
          <cx:pt idx="364">506.30000000000001</cx:pt>
          <cx:pt idx="365">477.10000000000002</cx:pt>
          <cx:pt idx="366">499</cx:pt>
          <cx:pt idx="367">475.89999999999998</cx:pt>
          <cx:pt idx="368">503.19999999999999</cx:pt>
          <cx:pt idx="369">531.5</cx:pt>
          <cx:pt idx="370">565.39999999999998</cx:pt>
          <cx:pt idx="371">534.60000000000002</cx:pt>
          <cx:pt idx="372">563</cx:pt>
          <cx:pt idx="373">530.20000000000005</cx:pt>
          <cx:pt idx="374">545.20000000000005</cx:pt>
          <cx:pt idx="375">519.79999999999995</cx:pt>
          <cx:pt idx="376">572.60000000000002</cx:pt>
          <cx:pt idx="377">582.70000000000005</cx:pt>
          <cx:pt idx="378">559.20000000000005</cx:pt>
          <cx:pt idx="379">556.70000000000005</cx:pt>
          <cx:pt idx="380">577.89999999999998</cx:pt>
          <cx:pt idx="381">584.10000000000002</cx:pt>
          <cx:pt idx="382">588.89999999999998</cx:pt>
          <cx:pt idx="383">578.89999999999998</cx:pt>
          <cx:pt idx="384">599.5</cx:pt>
          <cx:pt idx="385">602.39999999999998</cx:pt>
          <cx:pt idx="386">597.79999999999995</cx:pt>
          <cx:pt idx="387">595.89999999999998</cx:pt>
          <cx:pt idx="388">610.70000000000005</cx:pt>
          <cx:pt idx="389">578.29999999999995</cx:pt>
          <cx:pt idx="390">633</cx:pt>
          <cx:pt idx="391">629.79999999999995</cx:pt>
          <cx:pt idx="392">664.70000000000005</cx:pt>
          <cx:pt idx="393">648.20000000000005</cx:pt>
          <cx:pt idx="394">609.89999999999998</cx:pt>
          <cx:pt idx="395">642.5</cx:pt>
          <cx:pt idx="396">642.70000000000005</cx:pt>
          <cx:pt idx="397">684.5</cx:pt>
          <cx:pt idx="398">698.79999999999995</cx:pt>
          <cx:pt idx="399">656.89999999999998</cx:pt>
          <cx:pt idx="400">645.70000000000005</cx:pt>
          <cx:pt idx="401">719.5</cx:pt>
          <cx:pt idx="402">658.79999999999995</cx:pt>
          <cx:pt idx="403">678.10000000000002</cx:pt>
          <cx:pt idx="404">701.89999999999998</cx:pt>
          <cx:pt idx="405">712.79999999999995</cx:pt>
          <cx:pt idx="406">668.29999999999995</cx:pt>
          <cx:pt idx="407">644.79999999999995</cx:pt>
          <cx:pt idx="408">716.60000000000002</cx:pt>
          <cx:pt idx="409">682.5</cx:pt>
          <cx:pt idx="410">716.60000000000002</cx:pt>
          <cx:pt idx="411">710.60000000000002</cx:pt>
          <cx:pt idx="412">758.60000000000002</cx:pt>
          <cx:pt idx="413">728.20000000000005</cx:pt>
          <cx:pt idx="414">705.60000000000002</cx:pt>
          <cx:pt idx="415">671.39999999999998</cx:pt>
          <cx:pt idx="416">766.60000000000002</cx:pt>
          <cx:pt idx="417">748.89999999999998</cx:pt>
          <cx:pt idx="418">685</cx:pt>
          <cx:pt idx="419">732.39999999999998</cx:pt>
          <cx:pt idx="420">744.70000000000005</cx:pt>
          <cx:pt idx="421">704.39999999999998</cx:pt>
          <cx:pt idx="422">736.89999999999998</cx:pt>
          <cx:pt idx="423">761.29999999999995</cx:pt>
          <cx:pt idx="424">797.79999999999995</cx:pt>
          <cx:pt idx="425">803.10000000000002</cx:pt>
          <cx:pt idx="426">713.29999999999995</cx:pt>
          <cx:pt idx="427">716.89999999999998</cx:pt>
          <cx:pt idx="428">781</cx:pt>
          <cx:pt idx="429">744.89999999999998</cx:pt>
          <cx:pt idx="430">782.70000000000005</cx:pt>
          <cx:pt idx="431">731.29999999999995</cx:pt>
          <cx:pt idx="432">817.70000000000005</cx:pt>
          <cx:pt idx="433">813</cx:pt>
          <cx:pt idx="434">782.60000000000002</cx:pt>
          <cx:pt idx="435">793.20000000000005</cx:pt>
          <cx:pt idx="436">809.79999999999995</cx:pt>
          <cx:pt idx="437">813.70000000000005</cx:pt>
          <cx:pt idx="438">807.20000000000005</cx:pt>
          <cx:pt idx="439">758.60000000000002</cx:pt>
          <cx:pt idx="440">857.60000000000002</cx:pt>
          <cx:pt idx="441">826.79999999999995</cx:pt>
          <cx:pt idx="442">798.79999999999995</cx:pt>
          <cx:pt idx="443">858.10000000000002</cx:pt>
          <cx:pt idx="444">805.10000000000002</cx:pt>
          <cx:pt idx="445">840.39999999999998</cx:pt>
          <cx:pt idx="446">832.89999999999998</cx:pt>
          <cx:pt idx="447">886.29999999999995</cx:pt>
          <cx:pt idx="448">904.29999999999995</cx:pt>
          <cx:pt idx="449">815.79999999999995</cx:pt>
          <cx:pt idx="450">904.60000000000002</cx:pt>
          <cx:pt idx="451">869.5</cx:pt>
          <cx:pt idx="452">773.5</cx:pt>
          <cx:pt idx="453">933.10000000000002</cx:pt>
          <cx:pt idx="454">930.89999999999998</cx:pt>
          <cx:pt idx="455">928.29999999999995</cx:pt>
          <cx:pt idx="456">918.60000000000002</cx:pt>
          <cx:pt idx="457">928.79999999999995</cx:pt>
          <cx:pt idx="458">899.29999999999995</cx:pt>
          <cx:pt idx="459">928.20000000000005</cx:pt>
          <cx:pt idx="460">895</cx:pt>
          <cx:pt idx="461">920.60000000000002</cx:pt>
          <cx:pt idx="462">929.39999999999998</cx:pt>
          <cx:pt idx="463">982</cx:pt>
          <cx:pt idx="464">947.79999999999995</cx:pt>
          <cx:pt idx="465">948</cx:pt>
          <cx:pt idx="466">955.10000000000002</cx:pt>
          <cx:pt idx="467">951.60000000000002</cx:pt>
          <cx:pt idx="468">998.89999999999998</cx:pt>
          <cx:pt idx="469">912.70000000000005</cx:pt>
          <cx:pt idx="470">984.60000000000002</cx:pt>
          <cx:pt idx="471">981.60000000000002</cx:pt>
          <cx:pt idx="472">963.70000000000005</cx:pt>
          <cx:pt idx="473">1024</cx:pt>
          <cx:pt idx="474">990</cx:pt>
          <cx:pt idx="475">991.70000000000005</cx:pt>
          <cx:pt idx="476">1007</cx:pt>
          <cx:pt idx="477">1041</cx:pt>
          <cx:pt idx="478">1027</cx:pt>
          <cx:pt idx="479">980.5</cx:pt>
          <cx:pt idx="480">1040</cx:pt>
          <cx:pt idx="481">1006</cx:pt>
          <cx:pt idx="482">1075</cx:pt>
          <cx:pt idx="483">1033</cx:pt>
          <cx:pt idx="484">1052</cx:pt>
          <cx:pt idx="485">1102</cx:pt>
          <cx:pt idx="486">1075</cx:pt>
          <cx:pt idx="487">1068</cx:pt>
          <cx:pt idx="488">1077</cx:pt>
          <cx:pt idx="489">1076</cx:pt>
          <cx:pt idx="490">1094</cx:pt>
          <cx:pt idx="491">1001</cx:pt>
          <cx:pt idx="492">1092</cx:pt>
          <cx:pt idx="493">1138</cx:pt>
          <cx:pt idx="494">1130</cx:pt>
          <cx:pt idx="495">1076</cx:pt>
          <cx:pt idx="496">1110</cx:pt>
          <cx:pt idx="497">994</cx:pt>
          <cx:pt idx="498">1088</cx:pt>
          <cx:pt idx="499">1152</cx:pt>
          <cx:pt idx="500">1138</cx:pt>
          <cx:pt idx="501">1157</cx:pt>
          <cx:pt idx="502">1169</cx:pt>
          <cx:pt idx="503">1145</cx:pt>
          <cx:pt idx="504">1148</cx:pt>
          <cx:pt idx="505">1191</cx:pt>
          <cx:pt idx="506">1162</cx:pt>
          <cx:pt idx="507">1223</cx:pt>
          <cx:pt idx="508">1167</cx:pt>
          <cx:pt idx="509">1104</cx:pt>
          <cx:pt idx="510">1174</cx:pt>
          <cx:pt idx="511">1132</cx:pt>
          <cx:pt idx="512">1155</cx:pt>
          <cx:pt idx="513">1217</cx:pt>
          <cx:pt idx="514">1230</cx:pt>
          <cx:pt idx="515">1194</cx:pt>
          <cx:pt idx="516">1203</cx:pt>
          <cx:pt idx="517">1260</cx:pt>
          <cx:pt idx="518">1192</cx:pt>
          <cx:pt idx="519">1214</cx:pt>
          <cx:pt idx="520">1206</cx:pt>
          <cx:pt idx="521">1214</cx:pt>
          <cx:pt idx="522">1274</cx:pt>
          <cx:pt idx="523">1261</cx:pt>
          <cx:pt idx="524">1123</cx:pt>
          <cx:pt idx="525">1264</cx:pt>
          <cx:pt idx="526">1306</cx:pt>
          <cx:pt idx="527">1288</cx:pt>
          <cx:pt idx="528">1326</cx:pt>
          <cx:pt idx="529">1207</cx:pt>
          <cx:pt idx="530">1234</cx:pt>
          <cx:pt idx="531">1250</cx:pt>
          <cx:pt idx="532">1293</cx:pt>
          <cx:pt idx="533">1319</cx:pt>
          <cx:pt idx="534">1247</cx:pt>
          <cx:pt idx="535">1290</cx:pt>
          <cx:pt idx="536">1299</cx:pt>
          <cx:pt idx="537">1335</cx:pt>
          <cx:pt idx="538">1297</cx:pt>
          <cx:pt idx="539">1419</cx:pt>
          <cx:pt idx="540">1264</cx:pt>
          <cx:pt idx="541">1404</cx:pt>
          <cx:pt idx="542">1308</cx:pt>
          <cx:pt idx="543">1320</cx:pt>
          <cx:pt idx="544">1384</cx:pt>
          <cx:pt idx="545">1364</cx:pt>
          <cx:pt idx="546">1265</cx:pt>
          <cx:pt idx="547">1546</cx:pt>
          <cx:pt idx="548">1386</cx:pt>
          <cx:pt idx="549">1479</cx:pt>
          <cx:pt idx="550">1311</cx:pt>
          <cx:pt idx="551">1347</cx:pt>
          <cx:pt idx="552">1245</cx:pt>
          <cx:pt idx="553">1407</cx:pt>
          <cx:pt idx="554">1482</cx:pt>
          <cx:pt idx="555">1491</cx:pt>
          <cx:pt idx="556">1682</cx:pt>
          <cx:pt idx="557">1686</cx:pt>
          <cx:pt idx="558">1509</cx:pt>
          <cx:pt idx="559">1670</cx:pt>
          <cx:pt idx="560">1747</cx:pt>
          <cx:pt idx="561">1685</cx:pt>
          <cx:pt idx="562">1841</cx:pt>
          <cx:pt idx="563">1761</cx:pt>
          <cx:pt idx="564">1878</cx:pt>
          <cx:pt idx="565">2010</cx:pt>
          <cx:pt idx="566">2250</cx:pt>
          <cx:pt idx="567">2501</cx:pt>
          <cx:pt idx="568">2499</cx:pt>
        </cx:lvl>
      </cx:numDim>
    </cx:data>
  </cx:chartData>
  <cx:chart>
    <cx:title pos="t" align="ctr" overlay="0">
      <cx:tx>
        <cx:txData>
          <cx:v>Area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Area Mean</a:t>
          </a:r>
        </a:p>
      </cx:txPr>
    </cx:title>
    <cx:plotArea>
      <cx:plotAreaRegion>
        <cx:series layoutId="clusteredColumn" uniqueId="{36023166-7D4B-4CC0-96E1-040013CD55B8}">
          <cx:tx>
            <cx:txData>
              <cx:f>[project2_wdbc.xlsx]project2_wdbc!$E$1</cx:f>
              <cx:v>area_mean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4341</Words>
  <Characters>24747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Otsap, Jeremy</dc:creator>
  <cp:lastModifiedBy>Otsap, Jeremy</cp:lastModifiedBy>
  <cp:revision>17</cp:revision>
  <dcterms:created xsi:type="dcterms:W3CDTF">2019-04-21T00:05:00Z</dcterms:created>
  <dcterms:modified xsi:type="dcterms:W3CDTF">2019-04-21T00:52:00Z</dcterms:modified>
</cp:coreProperties>
</file>